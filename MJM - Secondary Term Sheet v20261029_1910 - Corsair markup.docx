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1D07" w14:textId="77777777" w:rsidR="00123A3B" w:rsidRDefault="00123A3B" w:rsidP="004F0888">
      <w:pPr>
        <w:pStyle w:val="BodyText"/>
        <w:rPr>
          <w:rFonts w:ascii="Arial" w:hAnsi="Arial" w:cs="Arial"/>
        </w:rPr>
      </w:pPr>
    </w:p>
    <w:p w14:paraId="6D279725" w14:textId="4BEE9DDB" w:rsidR="004F0888" w:rsidRDefault="004F0888" w:rsidP="004F0888">
      <w:pPr>
        <w:pStyle w:val="BodyText"/>
        <w:rPr>
          <w:rFonts w:ascii="Arial" w:hAnsi="Arial" w:cs="Arial"/>
        </w:rPr>
      </w:pPr>
      <w:r w:rsidRPr="00E10E4C">
        <w:rPr>
          <w:rFonts w:ascii="Arial" w:hAnsi="Arial" w:cs="Arial"/>
        </w:rPr>
        <w:t xml:space="preserve">This term sheet describes the main non-binding (except otherwise specified) terms and conditions of a proposed acquisition by </w:t>
      </w:r>
      <w:r w:rsidR="0017744E">
        <w:rPr>
          <w:rFonts w:ascii="Arial" w:hAnsi="Arial" w:cs="Arial"/>
        </w:rPr>
        <w:t>Corsair European Insurance Services L.P.</w:t>
      </w:r>
      <w:r w:rsidRPr="00E10E4C">
        <w:rPr>
          <w:rFonts w:ascii="Arial" w:hAnsi="Arial" w:cs="Arial"/>
        </w:rPr>
        <w:t xml:space="preserve"> (together with its affiliates, “</w:t>
      </w:r>
      <w:r w:rsidR="0017744E">
        <w:rPr>
          <w:rFonts w:ascii="Arial" w:hAnsi="Arial" w:cs="Arial"/>
          <w:b/>
        </w:rPr>
        <w:t>CEIS</w:t>
      </w:r>
      <w:r w:rsidRPr="00E10E4C">
        <w:rPr>
          <w:rFonts w:ascii="Arial" w:hAnsi="Arial" w:cs="Arial"/>
        </w:rPr>
        <w:t xml:space="preserve">”) of the Sale Shares (as defined below) in Denali </w:t>
      </w:r>
      <w:r w:rsidR="0014178A">
        <w:rPr>
          <w:rFonts w:ascii="Arial" w:hAnsi="Arial" w:cs="Arial"/>
        </w:rPr>
        <w:t>Pooling I SCA (“</w:t>
      </w:r>
      <w:r w:rsidR="0014178A" w:rsidRPr="0014178A">
        <w:rPr>
          <w:rFonts w:ascii="Arial" w:hAnsi="Arial" w:cs="Arial"/>
          <w:b/>
          <w:bCs/>
        </w:rPr>
        <w:t>Denali Pooling</w:t>
      </w:r>
      <w:r w:rsidR="0014178A">
        <w:rPr>
          <w:rFonts w:ascii="Arial" w:hAnsi="Arial" w:cs="Arial"/>
        </w:rPr>
        <w:t xml:space="preserve">”) </w:t>
      </w:r>
      <w:r w:rsidRPr="00E10E4C">
        <w:rPr>
          <w:rFonts w:ascii="Arial" w:hAnsi="Arial" w:cs="Arial"/>
        </w:rPr>
        <w:t xml:space="preserve">from </w:t>
      </w:r>
      <w:r w:rsidR="0014178A" w:rsidRPr="0014178A">
        <w:rPr>
          <w:rFonts w:ascii="Arial" w:hAnsi="Arial" w:cs="Arial"/>
        </w:rPr>
        <w:t xml:space="preserve">Efinity Insurance Group Spółka </w:t>
      </w:r>
      <w:del w:id="1001" w:author="Corsair review" w:date="2026-10-29T19:34:47Z">
        <w:r w:rsidR="0014178A" w:rsidRPr="0014178A">
          <w:rPr>
            <w:rFonts w:ascii="Arial" w:hAnsi="Arial" w:cs="Arial"/>
          </w:rPr>
          <w:delText xml:space="preserve">Ackyjna</w:delText>
        </w:r>
      </w:del>
      <w:ins w:id="1002" w:author="Corsair review" w:date="2026-10-29T19:34:47Z">
        <w:r w:rsidR="0014178A" w:rsidRPr="0014178A">
          <w:rPr>
            <w:rFonts w:ascii="Arial" w:hAnsi="Arial" w:cs="Arial"/>
          </w:rPr>
          <w:t xml:space="preserve">Akcyjna</w:t>
        </w:r>
      </w:ins>
      <w:r w:rsidRPr="00E10E4C">
        <w:rPr>
          <w:rFonts w:ascii="Arial" w:hAnsi="Arial" w:cs="Arial"/>
        </w:rPr>
        <w:t xml:space="preserve"> (“</w:t>
      </w:r>
      <w:r w:rsidRPr="00E10E4C">
        <w:rPr>
          <w:rFonts w:ascii="Arial" w:hAnsi="Arial" w:cs="Arial"/>
          <w:b/>
        </w:rPr>
        <w:t>Efinity</w:t>
      </w:r>
      <w:r w:rsidRPr="00E10E4C">
        <w:rPr>
          <w:rFonts w:ascii="Arial" w:hAnsi="Arial" w:cs="Arial"/>
        </w:rPr>
        <w:t>” or the “</w:t>
      </w:r>
      <w:r w:rsidRPr="00E10E4C">
        <w:rPr>
          <w:rFonts w:ascii="Arial" w:hAnsi="Arial" w:cs="Arial"/>
          <w:b/>
        </w:rPr>
        <w:t>Seller</w:t>
      </w:r>
      <w:r w:rsidRPr="00E10E4C">
        <w:rPr>
          <w:rFonts w:ascii="Arial" w:hAnsi="Arial" w:cs="Arial"/>
        </w:rPr>
        <w:t>”) (the “</w:t>
      </w:r>
      <w:r w:rsidRPr="00E10E4C">
        <w:rPr>
          <w:rFonts w:ascii="Arial" w:hAnsi="Arial" w:cs="Arial"/>
          <w:b/>
        </w:rPr>
        <w:t>Proposed Transaction</w:t>
      </w:r>
      <w:r w:rsidRPr="00E10E4C">
        <w:rPr>
          <w:rFonts w:ascii="Arial" w:hAnsi="Arial" w:cs="Arial"/>
        </w:rPr>
        <w:t xml:space="preserve">”). </w:t>
      </w:r>
      <w:r w:rsidR="0014178A">
        <w:rPr>
          <w:rFonts w:ascii="Arial" w:hAnsi="Arial" w:cs="Arial"/>
        </w:rPr>
        <w:t xml:space="preserve">Denali Pooling is a shareholder in </w:t>
      </w:r>
      <w:r w:rsidRPr="00E10E4C">
        <w:rPr>
          <w:rFonts w:ascii="Arial" w:hAnsi="Arial" w:cs="Arial"/>
        </w:rPr>
        <w:t>Denali Holding</w:t>
      </w:r>
      <w:r w:rsidR="00470705">
        <w:rPr>
          <w:rFonts w:ascii="Arial" w:hAnsi="Arial" w:cs="Arial"/>
        </w:rPr>
        <w:t>s</w:t>
      </w:r>
      <w:r w:rsidRPr="00E10E4C">
        <w:rPr>
          <w:rFonts w:ascii="Arial" w:hAnsi="Arial" w:cs="Arial"/>
        </w:rPr>
        <w:t xml:space="preserve"> I</w:t>
      </w:r>
      <w:r w:rsidR="00456F0E">
        <w:rPr>
          <w:rFonts w:ascii="Arial" w:hAnsi="Arial" w:cs="Arial"/>
        </w:rPr>
        <w:t xml:space="preserve"> </w:t>
      </w:r>
      <w:r w:rsidR="0087547E" w:rsidRPr="0087547E">
        <w:rPr>
          <w:rFonts w:ascii="Arial" w:hAnsi="Arial" w:cs="Arial"/>
        </w:rPr>
        <w:t>S.à r.l.</w:t>
      </w:r>
      <w:r w:rsidR="00456F0E">
        <w:rPr>
          <w:rFonts w:ascii="Arial" w:hAnsi="Arial" w:cs="Arial"/>
        </w:rPr>
        <w:t xml:space="preserve"> (“</w:t>
      </w:r>
      <w:r w:rsidR="00456F0E" w:rsidRPr="00456F0E">
        <w:rPr>
          <w:rFonts w:ascii="Arial" w:hAnsi="Arial" w:cs="Arial"/>
          <w:b/>
          <w:bCs/>
        </w:rPr>
        <w:t>Denali I</w:t>
      </w:r>
      <w:r w:rsidR="00456F0E">
        <w:rPr>
          <w:rFonts w:ascii="Arial" w:hAnsi="Arial" w:cs="Arial"/>
        </w:rPr>
        <w:t>”)</w:t>
      </w:r>
      <w:r w:rsidR="0014178A">
        <w:rPr>
          <w:rFonts w:ascii="Arial" w:hAnsi="Arial" w:cs="Arial"/>
        </w:rPr>
        <w:t>, which</w:t>
      </w:r>
      <w:r w:rsidRPr="00E10E4C">
        <w:rPr>
          <w:rFonts w:ascii="Arial" w:hAnsi="Arial" w:cs="Arial"/>
        </w:rPr>
        <w:t xml:space="preserve"> is the indirect holding company of MJM Holdings (“</w:t>
      </w:r>
      <w:r w:rsidRPr="00E10E4C">
        <w:rPr>
          <w:rFonts w:ascii="Arial" w:hAnsi="Arial" w:cs="Arial"/>
          <w:b/>
        </w:rPr>
        <w:t>MJM</w:t>
      </w:r>
      <w:r w:rsidRPr="00E10E4C">
        <w:rPr>
          <w:rFonts w:ascii="Arial" w:hAnsi="Arial" w:cs="Arial"/>
        </w:rPr>
        <w:t>” or the “</w:t>
      </w:r>
      <w:r w:rsidRPr="00E10E4C">
        <w:rPr>
          <w:rFonts w:ascii="Arial" w:hAnsi="Arial" w:cs="Arial"/>
          <w:b/>
        </w:rPr>
        <w:t>Company</w:t>
      </w:r>
      <w:r w:rsidRPr="00E10E4C">
        <w:rPr>
          <w:rFonts w:ascii="Arial" w:hAnsi="Arial" w:cs="Arial"/>
        </w:rPr>
        <w:t xml:space="preserve">”). </w:t>
      </w:r>
    </w:p>
    <w:p w14:paraId="65A468AE" w14:textId="6CA31683" w:rsidR="004F0888" w:rsidRDefault="004F0888" w:rsidP="004F0888">
      <w:pPr>
        <w:pStyle w:val="BodyText"/>
        <w:rPr>
          <w:rFonts w:ascii="Arial" w:hAnsi="Arial" w:cs="Arial"/>
        </w:rPr>
      </w:pPr>
      <w:r w:rsidRPr="00E10E4C">
        <w:rPr>
          <w:rFonts w:ascii="Arial" w:hAnsi="Arial" w:cs="Arial"/>
        </w:rPr>
        <w:t>Other than the sections “Confidentiality”, “Exclusivity” and “Governing Law” which are legally binding in accordance with their respective terms, this term sheet is non-binding and is not intended to create legal relations. The transactions contemplated by this term sheet remain subject to execution of binding legal documentation.</w:t>
      </w:r>
    </w:p>
    <w:p w14:paraId="7C9C8F01" w14:textId="1C2AB9CC" w:rsidR="00DE1902" w:rsidRPr="00E10E4C" w:rsidRDefault="00AB79E4" w:rsidP="004F0888">
      <w:pPr>
        <w:pStyle w:val="BodyText"/>
        <w:rPr>
          <w:rFonts w:ascii="Arial" w:hAnsi="Arial" w:cs="Arial"/>
        </w:rPr>
      </w:pPr>
      <w:r>
        <w:rPr>
          <w:rFonts w:ascii="Arial" w:hAnsi="Arial" w:cs="Arial"/>
        </w:rPr>
        <w:t>References to t</w:t>
      </w:r>
      <w:r w:rsidR="00DE1902">
        <w:rPr>
          <w:rFonts w:ascii="Arial" w:hAnsi="Arial" w:cs="Arial"/>
        </w:rPr>
        <w:t xml:space="preserve">he SHA </w:t>
      </w:r>
      <w:r>
        <w:rPr>
          <w:rFonts w:ascii="Arial" w:hAnsi="Arial" w:cs="Arial"/>
        </w:rPr>
        <w:t xml:space="preserve">mean </w:t>
      </w:r>
      <w:r w:rsidR="00DE1902">
        <w:rPr>
          <w:rFonts w:ascii="Arial" w:hAnsi="Arial" w:cs="Arial"/>
        </w:rPr>
        <w:t>the Denali Holding</w:t>
      </w:r>
      <w:r w:rsidR="00470705">
        <w:rPr>
          <w:rFonts w:ascii="Arial" w:hAnsi="Arial" w:cs="Arial"/>
        </w:rPr>
        <w:t>s</w:t>
      </w:r>
      <w:r w:rsidR="00DE1902">
        <w:rPr>
          <w:rFonts w:ascii="Arial" w:hAnsi="Arial" w:cs="Arial"/>
        </w:rPr>
        <w:t xml:space="preserve"> I Shareholders Agreement</w:t>
      </w:r>
      <w:r w:rsidR="0014178A">
        <w:rPr>
          <w:rFonts w:ascii="Arial" w:hAnsi="Arial" w:cs="Arial"/>
        </w:rPr>
        <w:t xml:space="preserve"> dated 28 March 2024</w:t>
      </w:r>
      <w:r>
        <w:rPr>
          <w:rFonts w:ascii="Arial" w:hAnsi="Arial" w:cs="Arial"/>
        </w:rPr>
        <w:t>,</w:t>
      </w:r>
      <w:r w:rsidR="00DE1902">
        <w:rPr>
          <w:rFonts w:ascii="Arial" w:hAnsi="Arial" w:cs="Arial"/>
        </w:rPr>
        <w:t xml:space="preserve"> as amended from time to time</w:t>
      </w:r>
      <w:r>
        <w:rPr>
          <w:rFonts w:ascii="Arial" w:hAnsi="Arial" w:cs="Arial"/>
        </w:rPr>
        <w:t xml:space="preserve">. </w:t>
      </w:r>
    </w:p>
    <w:tbl>
      <w:tblPr>
        <w:tblW w:w="9024" w:type="dxa"/>
        <w:jc w:val="center"/>
        <w:tblLayout w:type="fixed"/>
        <w:tblCellMar>
          <w:top w:w="57" w:type="dxa"/>
          <w:bottom w:w="57" w:type="dxa"/>
        </w:tblCellMar>
        <w:tblLook w:val="04A0" w:firstRow="1" w:lastRow="0" w:firstColumn="1" w:lastColumn="0" w:noHBand="0" w:noVBand="1"/>
      </w:tblPr>
      <w:tblGrid>
        <w:gridCol w:w="1908"/>
        <w:gridCol w:w="7116"/>
      </w:tblGrid>
      <w:tr w:rsidR="004F0888" w:rsidRPr="00E10E4C" w14:paraId="2EBD450B" w14:textId="77777777" w:rsidTr="004F0888">
        <w:trPr>
          <w:trHeight w:val="458"/>
          <w:tblHeader/>
          <w:jc w:val="center"/>
        </w:trPr>
        <w:tc>
          <w:tcPr>
            <w:tcW w:w="1908" w:type="dxa"/>
            <w:tcBorders>
              <w:bottom w:val="single" w:sz="4" w:space="0" w:color="000000"/>
              <w:right w:val="single" w:sz="4" w:space="0" w:color="FFFFFF"/>
            </w:tcBorders>
            <w:shd w:val="clear" w:color="auto" w:fill="000000"/>
            <w:vAlign w:val="center"/>
          </w:tcPr>
          <w:p w14:paraId="22DE5BDB" w14:textId="77777777" w:rsidR="004F0888" w:rsidRPr="00E10E4C" w:rsidRDefault="004F0888" w:rsidP="0062669C">
            <w:pPr>
              <w:pStyle w:val="BodyText"/>
              <w:spacing w:before="120" w:line="276" w:lineRule="auto"/>
              <w:contextualSpacing/>
              <w:jc w:val="center"/>
              <w:rPr>
                <w:rFonts w:ascii="Arial" w:hAnsi="Arial" w:cs="Arial"/>
                <w:b/>
                <w:color w:val="FFFFFF"/>
              </w:rPr>
            </w:pPr>
            <w:r w:rsidRPr="00E10E4C">
              <w:rPr>
                <w:rFonts w:ascii="Arial" w:hAnsi="Arial" w:cs="Arial"/>
                <w:b/>
                <w:color w:val="FFFFFF"/>
              </w:rPr>
              <w:t>Matter</w:t>
            </w:r>
          </w:p>
        </w:tc>
        <w:tc>
          <w:tcPr>
            <w:tcW w:w="7116" w:type="dxa"/>
            <w:tcBorders>
              <w:left w:val="single" w:sz="4" w:space="0" w:color="FFFFFF"/>
              <w:bottom w:val="single" w:sz="4" w:space="0" w:color="000000"/>
            </w:tcBorders>
            <w:shd w:val="clear" w:color="auto" w:fill="000000"/>
            <w:vAlign w:val="center"/>
          </w:tcPr>
          <w:p w14:paraId="4776AC50" w14:textId="77777777" w:rsidR="004F0888" w:rsidRPr="00E10E4C" w:rsidRDefault="004F0888" w:rsidP="0062669C">
            <w:pPr>
              <w:pStyle w:val="BodyText"/>
              <w:spacing w:before="120" w:line="276" w:lineRule="auto"/>
              <w:ind w:left="-1349"/>
              <w:contextualSpacing/>
              <w:jc w:val="center"/>
              <w:rPr>
                <w:rFonts w:ascii="Arial" w:hAnsi="Arial" w:cs="Arial"/>
                <w:b/>
                <w:color w:val="FFFFFF"/>
              </w:rPr>
            </w:pPr>
            <w:r w:rsidRPr="00E10E4C">
              <w:rPr>
                <w:rFonts w:ascii="Arial" w:hAnsi="Arial" w:cs="Arial"/>
                <w:b/>
                <w:color w:val="FFFFFF"/>
              </w:rPr>
              <w:t>Key Terms</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Transaction Overview</w:t>
            </w:r>
          </w:p>
        </w:tc>
        <w:tc>
          <w:tcPr>
            <w:tcW w:w="7116" w:type="dxa"/>
            <w:tcBorders>
              <w:top w:val="single" w:sz="4" w:space="0" w:color="000000"/>
              <w:left w:val="single" w:sz="4" w:space="0" w:color="000000"/>
              <w:bottom w:val="single" w:sz="4" w:space="0" w:color="000000"/>
              <w:right w:val="single" w:sz="4" w:space="0" w:color="000000"/>
            </w:tcBorders>
          </w:tcPr>
          <w:p w14:paraId="2F7A0A94" w14:textId="15AB6B73" w:rsidR="00C434BD" w:rsidRPr="00E10E4C" w:rsidRDefault="0017744E"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CEIS</w:t>
            </w:r>
            <w:r w:rsidR="00C434BD" w:rsidRPr="00E10E4C">
              <w:rPr>
                <w:rFonts w:ascii="Arial" w:hAnsi="Arial" w:cs="Arial"/>
                <w:sz w:val="22"/>
                <w:szCs w:val="22"/>
              </w:rPr>
              <w:t xml:space="preserve"> proposes to acquire from </w:t>
            </w:r>
            <w:r w:rsidR="00470705">
              <w:rPr>
                <w:rFonts w:ascii="Arial" w:hAnsi="Arial" w:cs="Arial"/>
                <w:sz w:val="22"/>
                <w:szCs w:val="22"/>
              </w:rPr>
              <w:t>Efinity</w:t>
            </w:r>
            <w:r w:rsidR="00C434BD" w:rsidRPr="00E10E4C">
              <w:rPr>
                <w:rFonts w:ascii="Arial" w:hAnsi="Arial" w:cs="Arial"/>
                <w:sz w:val="22"/>
                <w:szCs w:val="22"/>
              </w:rPr>
              <w:t xml:space="preserve"> the Sale Shares (as defined below) in </w:t>
            </w:r>
            <w:r w:rsidR="00C434BD" w:rsidRPr="00456F0E">
              <w:rPr>
                <w:rFonts w:ascii="Arial" w:hAnsi="Arial" w:cs="Arial"/>
                <w:bCs/>
                <w:sz w:val="22"/>
                <w:szCs w:val="22"/>
              </w:rPr>
              <w:t xml:space="preserve">Denali </w:t>
            </w:r>
            <w:r w:rsidR="00C64463">
              <w:rPr>
                <w:rFonts w:ascii="Arial" w:hAnsi="Arial" w:cs="Arial"/>
                <w:bCs/>
                <w:sz w:val="22"/>
                <w:szCs w:val="22"/>
              </w:rPr>
              <w:t>Pooling</w:t>
            </w:r>
            <w:r w:rsidR="00470705">
              <w:rPr>
                <w:rFonts w:ascii="Arial" w:hAnsi="Arial" w:cs="Arial"/>
                <w:sz w:val="22"/>
                <w:szCs w:val="22"/>
              </w:rPr>
              <w:t xml:space="preserve"> </w:t>
            </w:r>
          </w:p>
          <w:p w14:paraId="6F50B57F" w14:textId="18221CB4"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Proposed Transaction is a secondary purchase of existing shares. No new shares will be issued by </w:t>
            </w:r>
            <w:r w:rsidR="00C64463">
              <w:rPr>
                <w:rFonts w:ascii="Arial" w:hAnsi="Arial" w:cs="Arial"/>
                <w:sz w:val="22"/>
                <w:szCs w:val="22"/>
              </w:rPr>
              <w:t xml:space="preserve">Denali Pooling, </w:t>
            </w:r>
            <w:r w:rsidRPr="00E10E4C">
              <w:rPr>
                <w:rFonts w:ascii="Arial" w:hAnsi="Arial" w:cs="Arial"/>
                <w:sz w:val="22"/>
                <w:szCs w:val="22"/>
              </w:rPr>
              <w:t xml:space="preserve">Denali I or the Company and no proceeds will be received by </w:t>
            </w:r>
            <w:r w:rsidR="00C64463">
              <w:rPr>
                <w:rFonts w:ascii="Arial" w:hAnsi="Arial" w:cs="Arial"/>
                <w:sz w:val="22"/>
                <w:szCs w:val="22"/>
              </w:rPr>
              <w:t xml:space="preserve">Denali Pooling, </w:t>
            </w:r>
            <w:r w:rsidRPr="00E10E4C">
              <w:rPr>
                <w:rFonts w:ascii="Arial" w:hAnsi="Arial" w:cs="Arial"/>
                <w:sz w:val="22"/>
                <w:szCs w:val="22"/>
              </w:rPr>
              <w:t>Denali I or the Company</w:t>
            </w:r>
          </w:p>
          <w:p w14:paraId="3D36C86D" w14:textId="50BDDA7A" w:rsidR="00C64463" w:rsidRPr="00C64463" w:rsidRDefault="00470705"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Efinity</w:t>
            </w:r>
            <w:r w:rsidR="00C434BD" w:rsidRPr="00E10E4C">
              <w:rPr>
                <w:rFonts w:ascii="Arial" w:hAnsi="Arial" w:cs="Arial"/>
                <w:sz w:val="22"/>
                <w:szCs w:val="22"/>
              </w:rPr>
              <w:t xml:space="preserve"> will sell the Sale Shares with full title guarantee, free from all encumbrances and together with all rights attaching to them</w:t>
            </w:r>
          </w:p>
        </w:tc>
      </w:tr>
      <w:tr w:rsidR="004F0888" w:rsidRPr="00E10E4C" w14:paraId="669F4C7B" w14:textId="77777777" w:rsidTr="0014178A">
        <w:trPr>
          <w:trHeight w:val="494"/>
          <w:jc w:val="center"/>
        </w:trPr>
        <w:tc>
          <w:tcPr>
            <w:tcW w:w="1908" w:type="dxa"/>
            <w:tcBorders>
              <w:top w:val="single" w:sz="4" w:space="0" w:color="000000"/>
              <w:left w:val="single" w:sz="4" w:space="0" w:color="000000"/>
              <w:bottom w:val="single" w:sz="4" w:space="0" w:color="000000"/>
              <w:right w:val="single" w:sz="4" w:space="0" w:color="000000"/>
            </w:tcBorders>
          </w:tcPr>
          <w:p w14:paraId="79B3CE11"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Sale Shares</w:t>
            </w:r>
          </w:p>
        </w:tc>
        <w:tc>
          <w:tcPr>
            <w:tcW w:w="7116" w:type="dxa"/>
            <w:tcBorders>
              <w:top w:val="single" w:sz="4" w:space="0" w:color="000000"/>
              <w:left w:val="single" w:sz="4" w:space="0" w:color="000000"/>
              <w:bottom w:val="single" w:sz="4" w:space="0" w:color="000000"/>
              <w:right w:val="single" w:sz="4" w:space="0" w:color="000000"/>
            </w:tcBorders>
          </w:tcPr>
          <w:p w14:paraId="01F56587" w14:textId="34CEF2DB"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shares to be acquired (the “</w:t>
            </w:r>
            <w:r w:rsidRPr="00E10E4C">
              <w:rPr>
                <w:rFonts w:ascii="Arial" w:hAnsi="Arial" w:cs="Arial"/>
                <w:b/>
                <w:sz w:val="22"/>
                <w:szCs w:val="22"/>
              </w:rPr>
              <w:t>Sale Shares</w:t>
            </w:r>
            <w:r w:rsidRPr="00E10E4C">
              <w:rPr>
                <w:rFonts w:ascii="Arial" w:hAnsi="Arial" w:cs="Arial"/>
                <w:sz w:val="22"/>
                <w:szCs w:val="22"/>
              </w:rPr>
              <w:t xml:space="preserve">”) comprise all of the following shares in Denali </w:t>
            </w:r>
            <w:r w:rsidR="0014178A">
              <w:rPr>
                <w:rFonts w:ascii="Arial" w:hAnsi="Arial" w:cs="Arial"/>
                <w:sz w:val="22"/>
                <w:szCs w:val="22"/>
              </w:rPr>
              <w:t xml:space="preserve">Pooling </w:t>
            </w:r>
            <w:r w:rsidRPr="00E10E4C">
              <w:rPr>
                <w:rFonts w:ascii="Arial" w:hAnsi="Arial" w:cs="Arial"/>
                <w:sz w:val="22"/>
                <w:szCs w:val="22"/>
              </w:rPr>
              <w:t xml:space="preserve">held by </w:t>
            </w:r>
            <w:r w:rsidR="00470705">
              <w:rPr>
                <w:rFonts w:ascii="Arial" w:hAnsi="Arial" w:cs="Arial"/>
                <w:sz w:val="22"/>
                <w:szCs w:val="22"/>
              </w:rPr>
              <w:t>Efinity</w:t>
            </w:r>
            <w:r w:rsidRPr="00E10E4C">
              <w:rPr>
                <w:rFonts w:ascii="Arial" w:hAnsi="Arial" w:cs="Arial"/>
                <w:sz w:val="22"/>
                <w:szCs w:val="22"/>
              </w:rPr>
              <w:t>:</w:t>
            </w:r>
          </w:p>
          <w:p w14:paraId="7DDC8AD8"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618,501 Strip Ordinary Shares</w:t>
            </w:r>
          </w:p>
          <w:p w14:paraId="3E44AF8E"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A Preference Shares</w:t>
            </w:r>
          </w:p>
          <w:p w14:paraId="6C0FA750"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10,646,386 B Preference Shares</w:t>
            </w:r>
          </w:p>
          <w:p w14:paraId="2F9298E8"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10,646,386 C Preference Shares</w:t>
            </w:r>
          </w:p>
          <w:p w14:paraId="2600C50A"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10,646,386 D Preference Shares</w:t>
            </w:r>
          </w:p>
          <w:p w14:paraId="0693D26C"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E Preference Shares</w:t>
            </w:r>
          </w:p>
          <w:p w14:paraId="6FFC3F24"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F Preference Shares</w:t>
            </w:r>
          </w:p>
          <w:p w14:paraId="3B0F33FA"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G Preference Shares</w:t>
            </w:r>
          </w:p>
          <w:p w14:paraId="5149C6E0"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H Preference Shares</w:t>
            </w:r>
          </w:p>
          <w:p w14:paraId="3F81D4FE" w14:textId="622B98AB" w:rsidR="0014178A"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Sale Shares represent</w:t>
            </w:r>
            <w:r w:rsidR="0014178A">
              <w:rPr>
                <w:rFonts w:ascii="Arial" w:hAnsi="Arial" w:cs="Arial"/>
                <w:sz w:val="22"/>
                <w:szCs w:val="22"/>
              </w:rPr>
              <w:t xml:space="preserve">: </w:t>
            </w:r>
            <w:r w:rsidRPr="00E10E4C">
              <w:rPr>
                <w:rFonts w:ascii="Arial" w:hAnsi="Arial" w:cs="Arial"/>
                <w:sz w:val="22"/>
                <w:szCs w:val="22"/>
              </w:rPr>
              <w:t xml:space="preserve"> </w:t>
            </w:r>
          </w:p>
          <w:p w14:paraId="1039C83E" w14:textId="03A0B7C8" w:rsidR="0014178A" w:rsidRDefault="0014178A" w:rsidP="00A10E14">
            <w:pPr>
              <w:pStyle w:val="ListBullet"/>
              <w:numPr>
                <w:ilvl w:val="1"/>
                <w:numId w:val="4"/>
              </w:numPr>
              <w:tabs>
                <w:tab w:val="left" w:pos="360"/>
              </w:tabs>
              <w:spacing w:before="120" w:after="288" w:line="276" w:lineRule="auto"/>
              <w:contextualSpacing/>
              <w:rPr>
                <w:rFonts w:ascii="Arial" w:hAnsi="Arial" w:cs="Arial"/>
                <w:sz w:val="22"/>
                <w:szCs w:val="22"/>
              </w:rPr>
            </w:pPr>
            <w:r>
              <w:rPr>
                <w:rFonts w:ascii="Arial" w:hAnsi="Arial" w:cs="Arial"/>
                <w:sz w:val="22"/>
                <w:szCs w:val="22"/>
              </w:rPr>
              <w:t>A</w:t>
            </w:r>
            <w:r w:rsidRPr="00E10E4C">
              <w:rPr>
                <w:rFonts w:ascii="Arial" w:hAnsi="Arial" w:cs="Arial"/>
                <w:sz w:val="22"/>
                <w:szCs w:val="22"/>
              </w:rPr>
              <w:t xml:space="preserve">pproximately </w:t>
            </w:r>
            <w:r>
              <w:rPr>
                <w:rFonts w:ascii="Arial" w:hAnsi="Arial" w:cs="Arial"/>
                <w:sz w:val="22"/>
                <w:szCs w:val="22"/>
              </w:rPr>
              <w:t>23.9</w:t>
            </w:r>
            <w:r w:rsidRPr="00E10E4C">
              <w:rPr>
                <w:rFonts w:ascii="Arial" w:hAnsi="Arial" w:cs="Arial"/>
                <w:sz w:val="22"/>
                <w:szCs w:val="22"/>
              </w:rPr>
              <w:t xml:space="preserve">% of the total Preference Shares and approximately </w:t>
            </w:r>
            <w:r>
              <w:rPr>
                <w:rFonts w:ascii="Arial" w:hAnsi="Arial" w:cs="Arial"/>
                <w:sz w:val="22"/>
                <w:szCs w:val="22"/>
              </w:rPr>
              <w:t>25.2</w:t>
            </w:r>
            <w:r w:rsidRPr="00E10E4C">
              <w:rPr>
                <w:rFonts w:ascii="Arial" w:hAnsi="Arial" w:cs="Arial"/>
                <w:sz w:val="22"/>
                <w:szCs w:val="22"/>
              </w:rPr>
              <w:t xml:space="preserve">% of the </w:t>
            </w:r>
            <w:r w:rsidR="00470705">
              <w:rPr>
                <w:rFonts w:ascii="Arial" w:hAnsi="Arial" w:cs="Arial"/>
                <w:sz w:val="22"/>
                <w:szCs w:val="22"/>
              </w:rPr>
              <w:t xml:space="preserve">Strip </w:t>
            </w:r>
            <w:r w:rsidRPr="00E10E4C">
              <w:rPr>
                <w:rFonts w:ascii="Arial" w:hAnsi="Arial" w:cs="Arial"/>
                <w:sz w:val="22"/>
                <w:szCs w:val="22"/>
              </w:rPr>
              <w:t xml:space="preserve">Ordinary Shares in issue in Denali </w:t>
            </w:r>
            <w:r>
              <w:rPr>
                <w:rFonts w:ascii="Arial" w:hAnsi="Arial" w:cs="Arial"/>
                <w:sz w:val="22"/>
                <w:szCs w:val="22"/>
              </w:rPr>
              <w:t xml:space="preserve">Pooling </w:t>
            </w:r>
          </w:p>
          <w:p w14:paraId="165F5D0A" w14:textId="6A115476" w:rsidR="00C434BD" w:rsidRPr="00E10E4C" w:rsidRDefault="0014178A" w:rsidP="00A10E14">
            <w:pPr>
              <w:pStyle w:val="ListBullet"/>
              <w:numPr>
                <w:ilvl w:val="1"/>
                <w:numId w:val="4"/>
              </w:numPr>
              <w:tabs>
                <w:tab w:val="left" w:pos="360"/>
              </w:tabs>
              <w:spacing w:before="120" w:after="288" w:line="276" w:lineRule="auto"/>
              <w:contextualSpacing/>
              <w:rPr>
                <w:rFonts w:ascii="Arial" w:hAnsi="Arial" w:cs="Arial"/>
                <w:sz w:val="22"/>
                <w:szCs w:val="22"/>
              </w:rPr>
            </w:pPr>
            <w:r>
              <w:rPr>
                <w:rFonts w:ascii="Arial" w:hAnsi="Arial" w:cs="Arial"/>
                <w:sz w:val="22"/>
                <w:szCs w:val="22"/>
              </w:rPr>
              <w:t>On a look</w:t>
            </w:r>
            <w:r w:rsidR="001C01FD">
              <w:rPr>
                <w:rFonts w:ascii="Arial" w:hAnsi="Arial" w:cs="Arial"/>
                <w:sz w:val="22"/>
                <w:szCs w:val="22"/>
              </w:rPr>
              <w:t>-</w:t>
            </w:r>
            <w:r>
              <w:rPr>
                <w:rFonts w:ascii="Arial" w:hAnsi="Arial" w:cs="Arial"/>
                <w:sz w:val="22"/>
                <w:szCs w:val="22"/>
              </w:rPr>
              <w:t>through basis, a</w:t>
            </w:r>
            <w:r w:rsidR="00C434BD" w:rsidRPr="00E10E4C">
              <w:rPr>
                <w:rFonts w:ascii="Arial" w:hAnsi="Arial" w:cs="Arial"/>
                <w:sz w:val="22"/>
                <w:szCs w:val="22"/>
              </w:rPr>
              <w:t>pproximately 6.6% of the total Preference Shares and approximately 6.3% of the Strip Ordinary Shares in issue in Denali I</w:t>
            </w:r>
          </w:p>
          <w:p w14:paraId="6380FE0E" w14:textId="0D72304B"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Sale Shares constitute </w:t>
            </w:r>
            <w:r w:rsidR="00470705">
              <w:rPr>
                <w:rFonts w:ascii="Arial" w:hAnsi="Arial" w:cs="Arial"/>
                <w:sz w:val="22"/>
                <w:szCs w:val="22"/>
              </w:rPr>
              <w:t>Efinity</w:t>
            </w:r>
            <w:r w:rsidRPr="00E10E4C">
              <w:rPr>
                <w:rFonts w:ascii="Arial" w:hAnsi="Arial" w:cs="Arial"/>
                <w:sz w:val="22"/>
                <w:szCs w:val="22"/>
              </w:rPr>
              <w:t xml:space="preserve">’s entire holding in Denali </w:t>
            </w:r>
            <w:r w:rsidR="0017744E">
              <w:rPr>
                <w:rFonts w:ascii="Arial" w:hAnsi="Arial" w:cs="Arial"/>
                <w:sz w:val="22"/>
                <w:szCs w:val="22"/>
              </w:rPr>
              <w:t xml:space="preserve">Pooling </w:t>
            </w:r>
          </w:p>
        </w:tc>
      </w:tr>
      <w:tr w:rsidR="004F0888" w:rsidRPr="00E10E4C" w14:paraId="73BE7026" w14:textId="77777777" w:rsidTr="00456F0E">
        <w:trPr>
          <w:trHeight w:val="5456"/>
          <w:jc w:val="center"/>
        </w:trPr>
        <w:tc>
          <w:tcPr>
            <w:tcW w:w="1908" w:type="dxa"/>
            <w:tcBorders>
              <w:top w:val="single" w:sz="4" w:space="0" w:color="000000"/>
              <w:left w:val="single" w:sz="4" w:space="0" w:color="000000"/>
              <w:bottom w:val="single" w:sz="4" w:space="0" w:color="000000"/>
              <w:right w:val="single" w:sz="4" w:space="0" w:color="000000"/>
            </w:tcBorders>
          </w:tcPr>
          <w:p w14:paraId="0845EC05"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lastRenderedPageBreak/>
              <w:t>Valuation and Purchase Price</w:t>
            </w:r>
          </w:p>
        </w:tc>
        <w:tc>
          <w:tcPr>
            <w:tcW w:w="7116" w:type="dxa"/>
            <w:tcBorders>
              <w:top w:val="single" w:sz="4" w:space="0" w:color="000000"/>
              <w:left w:val="single" w:sz="4" w:space="0" w:color="000000"/>
              <w:bottom w:val="single" w:sz="4" w:space="0" w:color="000000"/>
              <w:right w:val="single" w:sz="4" w:space="0" w:color="000000"/>
            </w:tcBorders>
          </w:tcPr>
          <w:p w14:paraId="7D7C2D6A" w14:textId="4F074EE3"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enterprise value of MJM for the purposes of the Proposed Transaction is set at </w:t>
            </w:r>
            <w:r w:rsidRPr="00456F0E">
              <w:rPr>
                <w:rFonts w:ascii="Arial" w:hAnsi="Arial" w:cs="Arial"/>
                <w:bCs/>
                <w:sz w:val="22"/>
                <w:szCs w:val="22"/>
              </w:rPr>
              <w:t>12.5x FY26A Adjusted EBITDA</w:t>
            </w:r>
            <w:r w:rsidRPr="00E10E4C">
              <w:rPr>
                <w:rFonts w:ascii="Arial" w:hAnsi="Arial" w:cs="Arial"/>
                <w:sz w:val="22"/>
                <w:szCs w:val="22"/>
              </w:rPr>
              <w:t xml:space="preserve"> (the “</w:t>
            </w:r>
            <w:r w:rsidRPr="00E10E4C">
              <w:rPr>
                <w:rFonts w:ascii="Arial" w:hAnsi="Arial" w:cs="Arial"/>
                <w:b/>
                <w:sz w:val="22"/>
                <w:szCs w:val="22"/>
              </w:rPr>
              <w:t>Agreed Valuation</w:t>
            </w:r>
            <w:r w:rsidRPr="00E10E4C">
              <w:rPr>
                <w:rFonts w:ascii="Arial" w:hAnsi="Arial" w:cs="Arial"/>
                <w:sz w:val="22"/>
                <w:szCs w:val="22"/>
              </w:rPr>
              <w:t>”)</w:t>
            </w:r>
          </w:p>
          <w:p w14:paraId="0654B693" w14:textId="42737ED5"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aggregate purchase price for the Sale Shares (the “</w:t>
            </w:r>
            <w:r w:rsidRPr="00E10E4C">
              <w:rPr>
                <w:rFonts w:ascii="Arial" w:hAnsi="Arial" w:cs="Arial"/>
                <w:b/>
                <w:sz w:val="22"/>
                <w:szCs w:val="22"/>
              </w:rPr>
              <w:t>Purchase Price</w:t>
            </w:r>
            <w:r w:rsidRPr="00E10E4C">
              <w:rPr>
                <w:rFonts w:ascii="Arial" w:hAnsi="Arial" w:cs="Arial"/>
                <w:sz w:val="22"/>
                <w:szCs w:val="22"/>
              </w:rPr>
              <w:t xml:space="preserve">”) will be the amount to which the Sale Shares would be entitled under the distribution waterfall in the SHA on a notional Exit at the Agreed Valuation, after deduction of </w:t>
            </w:r>
            <w:r w:rsidR="006346D3">
              <w:rPr>
                <w:rFonts w:ascii="Arial" w:hAnsi="Arial" w:cs="Arial"/>
                <w:sz w:val="22"/>
                <w:szCs w:val="22"/>
              </w:rPr>
              <w:t xml:space="preserve">the consolidated </w:t>
            </w:r>
            <w:r w:rsidRPr="00E10E4C">
              <w:rPr>
                <w:rFonts w:ascii="Arial" w:hAnsi="Arial" w:cs="Arial"/>
                <w:sz w:val="22"/>
                <w:szCs w:val="22"/>
              </w:rPr>
              <w:t>net debt</w:t>
            </w:r>
            <w:r w:rsidR="006346D3">
              <w:rPr>
                <w:rFonts w:ascii="Arial" w:hAnsi="Arial" w:cs="Arial"/>
                <w:sz w:val="22"/>
                <w:szCs w:val="22"/>
              </w:rPr>
              <w:t xml:space="preserve"> of the Company</w:t>
            </w:r>
            <w:r w:rsidR="00C64463">
              <w:rPr>
                <w:rFonts w:ascii="Arial" w:hAnsi="Arial" w:cs="Arial"/>
                <w:sz w:val="22"/>
                <w:szCs w:val="22"/>
              </w:rPr>
              <w:t>,</w:t>
            </w:r>
            <w:r w:rsidR="0014178A">
              <w:rPr>
                <w:rFonts w:ascii="Arial" w:hAnsi="Arial" w:cs="Arial"/>
                <w:sz w:val="22"/>
                <w:szCs w:val="22"/>
              </w:rPr>
              <w:t xml:space="preserve"> </w:t>
            </w:r>
            <w:r w:rsidRPr="00E10E4C">
              <w:rPr>
                <w:rFonts w:ascii="Arial" w:hAnsi="Arial" w:cs="Arial"/>
                <w:sz w:val="22"/>
                <w:szCs w:val="22"/>
              </w:rPr>
              <w:t xml:space="preserve">as at </w:t>
            </w:r>
            <w:r w:rsidR="00C64463">
              <w:rPr>
                <w:rFonts w:ascii="Arial" w:hAnsi="Arial" w:cs="Arial"/>
                <w:sz w:val="22"/>
                <w:szCs w:val="22"/>
              </w:rPr>
              <w:t>31 December 2026 (</w:t>
            </w:r>
            <w:r w:rsidRPr="00E10E4C">
              <w:rPr>
                <w:rFonts w:ascii="Arial" w:hAnsi="Arial" w:cs="Arial"/>
                <w:sz w:val="22"/>
                <w:szCs w:val="22"/>
              </w:rPr>
              <w:t xml:space="preserve">the </w:t>
            </w:r>
            <w:r w:rsidR="00C64463">
              <w:rPr>
                <w:rFonts w:ascii="Arial" w:hAnsi="Arial" w:cs="Arial"/>
                <w:sz w:val="22"/>
                <w:szCs w:val="22"/>
              </w:rPr>
              <w:t>“</w:t>
            </w:r>
            <w:r w:rsidRPr="00C64463">
              <w:rPr>
                <w:rFonts w:ascii="Arial" w:hAnsi="Arial" w:cs="Arial"/>
                <w:b/>
                <w:bCs/>
                <w:sz w:val="22"/>
                <w:szCs w:val="22"/>
              </w:rPr>
              <w:t>Reference Date</w:t>
            </w:r>
            <w:r w:rsidR="00C64463">
              <w:rPr>
                <w:rFonts w:ascii="Arial" w:hAnsi="Arial" w:cs="Arial"/>
                <w:sz w:val="22"/>
                <w:szCs w:val="22"/>
              </w:rPr>
              <w:t>”)</w:t>
            </w:r>
          </w:p>
          <w:p w14:paraId="692F7998" w14:textId="65B79B48" w:rsidR="00C434BD"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del w:id="1005" w:author="Corsair review" w:date="2026-10-29T19:34:47Z">
              <w:r w:rsidRPr="00E10E4C">
                <w:rPr>
                  <w:rFonts w:ascii="Arial" w:hAnsi="Arial" w:cs="Arial"/>
                  <w:sz w:val="22"/>
                  <w:szCs w:val="22"/>
                </w:rPr>
                <w:delText xml:space="preserve">The FY26A </w:delText>
              </w:r>
            </w:del>
            <w:del w:id="1006" w:author="Corsair review" w:date="2026-10-29T19:34:47Z">
              <w:r w:rsidR="00C37325">
                <w:rPr>
                  <w:rFonts w:ascii="Arial" w:hAnsi="Arial" w:cs="Arial"/>
                  <w:sz w:val="22"/>
                  <w:szCs w:val="22"/>
                </w:rPr>
                <w:delText xml:space="preserve">preliminary financial statements </w:delText>
              </w:r>
            </w:del>
            <w:del w:id="1007" w:author="Corsair review" w:date="2026-10-29T19:34:47Z">
              <w:r w:rsidRPr="00E10E4C">
                <w:rPr>
                  <w:rFonts w:ascii="Arial" w:hAnsi="Arial" w:cs="Arial"/>
                  <w:sz w:val="22"/>
                  <w:szCs w:val="22"/>
                </w:rPr>
                <w:delText>of the Company are expected to be available in late January / early February 2027</w:delText>
              </w:r>
            </w:del>
            <w:del w:id="1008" w:author="Corsair review" w:date="2026-10-29T19:34:47Z">
              <w:r w:rsidR="000F14A7">
                <w:rPr>
                  <w:rFonts w:ascii="Arial" w:hAnsi="Arial" w:cs="Arial"/>
                  <w:sz w:val="22"/>
                  <w:szCs w:val="22"/>
                </w:rPr>
                <w:delText xml:space="preserve"> and the </w:delText>
              </w:r>
            </w:del>
            <w:del w:id="1009" w:author="Corsair review" w:date="2026-10-29T19:34:47Z">
              <w:r w:rsidR="000F14A7">
                <w:rPr>
                  <w:rFonts w:ascii="Arial" w:hAnsi="Arial" w:cs="Arial"/>
                  <w:sz w:val="22"/>
                  <w:szCs w:val="22"/>
                </w:rPr>
                <w:delText>FY26 financial statements in May 2027</w:delText>
              </w:r>
            </w:del>
            <w:ins w:id="1010" w:author="Corsair review" w:date="2026-10-29T19:34:47Z">
              <w:r w:rsidRPr="00E10E4C">
                <w:rPr>
                  <w:rFonts w:ascii="Arial" w:hAnsi="Arial" w:cs="Arial"/>
                  <w:sz w:val="22"/>
                  <w:szCs w:val="22"/>
                </w:rPr>
                <w:t xml:space="preserve">The FY26A preliminary financial statements of the Company are expected to be available in early-mid February 2027 and the audited FY26 financial statements in May 2027</w:t>
              </w:r>
            </w:ins>
          </w:p>
          <w:p w14:paraId="49B7C06D" w14:textId="11E34659" w:rsidR="008074CF" w:rsidRDefault="003D26AA"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3D26AA">
              <w:rPr>
                <w:rFonts w:ascii="Arial" w:hAnsi="Arial" w:cs="Arial"/>
                <w:bCs/>
                <w:sz w:val="22"/>
                <w:szCs w:val="22"/>
              </w:rPr>
              <w:t>“</w:t>
            </w:r>
            <w:r w:rsidR="008074CF" w:rsidRPr="00E10E4C">
              <w:rPr>
                <w:rFonts w:ascii="Arial" w:hAnsi="Arial" w:cs="Arial"/>
                <w:b/>
                <w:sz w:val="22"/>
                <w:szCs w:val="22"/>
              </w:rPr>
              <w:t>Preliminary FY26A Adjusted EBITDA</w:t>
            </w:r>
            <w:r w:rsidR="008074CF" w:rsidRPr="00E10E4C">
              <w:rPr>
                <w:rFonts w:ascii="Arial" w:hAnsi="Arial" w:cs="Arial"/>
                <w:sz w:val="22"/>
                <w:szCs w:val="22"/>
              </w:rPr>
              <w:t>” means the Adjusted EBITDA of the Company for the financial year ending 31 December 2026 as shown in the Company’s FY26 preliminary financial statements, calculated on the basis set out in the SHA and the Company’s existing shareholder reporting</w:t>
            </w:r>
          </w:p>
          <w:p w14:paraId="295DF595" w14:textId="546627EA" w:rsidR="008074CF" w:rsidRPr="000F14A7" w:rsidRDefault="008074CF"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del w:id="1011" w:author="Corsair review" w:date="2026-10-29T19:34:47Z">
              <w:r w:rsidRPr="00E10E4C">
                <w:rPr>
                  <w:rFonts w:ascii="Arial" w:hAnsi="Arial" w:cs="Arial"/>
                  <w:sz w:val="22"/>
                  <w:szCs w:val="22"/>
                </w:rPr>
                <w:delText>“</w:delText>
              </w:r>
            </w:del>
            <w:del w:id="1012" w:author="Corsair review" w:date="2026-10-29T19:34:47Z">
              <w:r w:rsidRPr="00E10E4C">
                <w:rPr>
                  <w:rFonts w:ascii="Arial" w:hAnsi="Arial" w:cs="Arial"/>
                  <w:b/>
                  <w:sz w:val="22"/>
                  <w:szCs w:val="22"/>
                </w:rPr>
                <w:delText>Final FY26A Adjusted EBITDA</w:delText>
              </w:r>
            </w:del>
            <w:del w:id="1013" w:author="Corsair review" w:date="2026-10-29T19:34:47Z">
              <w:r w:rsidRPr="00E10E4C">
                <w:rPr>
                  <w:rFonts w:ascii="Arial" w:hAnsi="Arial" w:cs="Arial"/>
                  <w:sz w:val="22"/>
                  <w:szCs w:val="22"/>
                </w:rPr>
                <w:delText xml:space="preserve">” means the Adjusted EBITDA of the Company for the financial year ending 31 December 2026 as shown in the Company’s audited FY26 financial statements, </w:delText>
              </w:r>
            </w:del>
            <w:del w:id="1014" w:author="Corsair review" w:date="2026-10-29T19:34:47Z">
              <w:r w:rsidR="00705145">
                <w:rPr>
                  <w:rFonts w:ascii="Arial" w:hAnsi="Arial" w:cs="Arial"/>
                  <w:sz w:val="22"/>
                  <w:szCs w:val="22"/>
                </w:rPr>
                <w:delText xml:space="preserve">with the EBITDA adjustments </w:delText>
              </w:r>
            </w:del>
            <w:del w:id="1015" w:author="Corsair review" w:date="2026-10-29T19:34:47Z">
              <w:r w:rsidRPr="00E10E4C">
                <w:rPr>
                  <w:rFonts w:ascii="Arial" w:hAnsi="Arial" w:cs="Arial"/>
                  <w:sz w:val="22"/>
                  <w:szCs w:val="22"/>
                </w:rPr>
                <w:delText>calculated on the same basis</w:delText>
              </w:r>
            </w:del>
            <w:del w:id="1016" w:author="Corsair review" w:date="2026-10-29T19:34:47Z">
              <w:r w:rsidR="00705145">
                <w:rPr>
                  <w:rFonts w:ascii="Arial" w:hAnsi="Arial" w:cs="Arial"/>
                  <w:sz w:val="22"/>
                  <w:szCs w:val="22"/>
                </w:rPr>
                <w:delText xml:space="preserve"> as the Preliminary FY26A Adjusted EBITDA </w:delText>
              </w:r>
            </w:del>
            <w:ins w:id="1017" w:author="Corsair review" w:date="2026-10-29T19:34:47Z">
              <w:r w:rsidRPr="00E10E4C">
                <w:rPr>
                  <w:rFonts w:ascii="Arial" w:hAnsi="Arial" w:cs="Arial"/>
                  <w:sz w:val="22"/>
                  <w:szCs w:val="22"/>
                </w:rPr>
                <w:t xml:space="preserve">“</w:t>
              </w:r>
              <w:r w:rsidRPr="00E10E4C">
                <w:rPr>
                  <w:b/>
                  <w:rFonts w:ascii="Arial" w:hAnsi="Arial" w:cs="Arial"/>
                  <w:sz w:val="22"/>
                  <w:szCs w:val="22"/>
                </w:rPr>
                <w:t xml:space="preserve">Final FY26A Adjusted EBITDA</w:t>
              </w:r>
              <w:r w:rsidRPr="00E10E4C">
                <w:rPr>
                  <w:rFonts w:ascii="Arial" w:hAnsi="Arial" w:cs="Arial"/>
                  <w:sz w:val="22"/>
                  <w:szCs w:val="22"/>
                </w:rPr>
                <w:t xml:space="preserve">” means the Adjusted EBITDA of the Company for the financial year ending 31 December 2026 derived from the Company’s audited FY26 financial statements, with the EBITDA adjustments calculated on the same basis as the Preliminary FY26A Adjusted EBITDA</w:t>
              </w:r>
            </w:ins>
          </w:p>
          <w:p w14:paraId="6101045A" w14:textId="246C780A" w:rsidR="008074CF" w:rsidRPr="008074CF" w:rsidRDefault="008074CF"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del w:id="1018" w:author="Corsair review" w:date="2026-10-29T19:34:47Z">
              <w:r w:rsidRPr="00E10E4C">
                <w:rPr>
                  <w:rFonts w:ascii="Arial" w:hAnsi="Arial" w:cs="Arial"/>
                  <w:sz w:val="22"/>
                  <w:szCs w:val="22"/>
                </w:rPr>
                <w:delText>“</w:delText>
              </w:r>
            </w:del>
            <w:del w:id="1019" w:author="Corsair review" w:date="2026-10-29T19:34:47Z">
              <w:r w:rsidRPr="00E10E4C">
                <w:rPr>
                  <w:rFonts w:ascii="Arial" w:hAnsi="Arial" w:cs="Arial"/>
                  <w:b/>
                  <w:sz w:val="22"/>
                  <w:szCs w:val="22"/>
                </w:rPr>
                <w:delText>FY26A Adjusted EBITDA</w:delText>
              </w:r>
            </w:del>
            <w:del w:id="1020" w:author="Corsair review" w:date="2026-10-29T19:34:47Z">
              <w:r w:rsidRPr="00E10E4C">
                <w:rPr>
                  <w:rFonts w:ascii="Arial" w:hAnsi="Arial" w:cs="Arial"/>
                  <w:sz w:val="22"/>
                  <w:szCs w:val="22"/>
                </w:rPr>
                <w:delText xml:space="preserve">” means the </w:delText>
              </w:r>
            </w:del>
            <w:del w:id="1021" w:author="Corsair review" w:date="2026-10-29T19:34:47Z">
              <w:r>
                <w:rPr>
                  <w:rFonts w:ascii="Arial" w:hAnsi="Arial" w:cs="Arial"/>
                  <w:sz w:val="22"/>
                  <w:szCs w:val="22"/>
                </w:rPr>
                <w:delText xml:space="preserve">Preliminary </w:delText>
              </w:r>
            </w:del>
            <w:del w:id="1022" w:author="Corsair review" w:date="2026-10-29T19:34:47Z">
              <w:r w:rsidR="00B96249">
                <w:rPr>
                  <w:rFonts w:ascii="Arial" w:hAnsi="Arial" w:cs="Arial"/>
                  <w:sz w:val="22"/>
                  <w:szCs w:val="22"/>
                </w:rPr>
                <w:delText xml:space="preserve">FY26 </w:delText>
              </w:r>
            </w:del>
            <w:del w:id="1023" w:author="Corsair review" w:date="2026-10-29T19:34:47Z">
              <w:r w:rsidRPr="00E10E4C">
                <w:rPr>
                  <w:rFonts w:ascii="Arial" w:hAnsi="Arial" w:cs="Arial"/>
                  <w:sz w:val="22"/>
                  <w:szCs w:val="22"/>
                </w:rPr>
                <w:delText xml:space="preserve">Adjusted </w:delText>
              </w:r>
            </w:del>
            <w:del w:id="1024" w:author="Corsair review" w:date="2026-10-29T19:34:47Z">
              <w:r w:rsidRPr="00E10E4C">
                <w:rPr>
                  <w:rFonts w:ascii="Arial" w:hAnsi="Arial" w:cs="Arial"/>
                  <w:sz w:val="22"/>
                  <w:szCs w:val="22"/>
                </w:rPr>
                <w:delText xml:space="preserve">EBITDA </w:delText>
              </w:r>
            </w:del>
            <w:del w:id="1025" w:author="Corsair review" w:date="2026-10-29T19:34:47Z">
              <w:r>
                <w:rPr>
                  <w:rFonts w:ascii="Arial" w:hAnsi="Arial" w:cs="Arial"/>
                  <w:sz w:val="22"/>
                  <w:szCs w:val="22"/>
                </w:rPr>
                <w:delText xml:space="preserve">or, following any adjustment under the mechanism below, the Final </w:delText>
              </w:r>
            </w:del>
            <w:del w:id="1026" w:author="Corsair review" w:date="2026-10-29T19:34:47Z">
              <w:r w:rsidRPr="00E10E4C">
                <w:rPr>
                  <w:rFonts w:ascii="Arial" w:hAnsi="Arial" w:cs="Arial"/>
                  <w:sz w:val="22"/>
                  <w:szCs w:val="22"/>
                </w:rPr>
                <w:delText xml:space="preserve">FY26 </w:delText>
              </w:r>
            </w:del>
            <w:del w:id="1027" w:author="Corsair review" w:date="2026-10-29T19:34:47Z">
              <w:r>
                <w:rPr>
                  <w:rFonts w:ascii="Arial" w:hAnsi="Arial" w:cs="Arial"/>
                  <w:sz w:val="22"/>
                  <w:szCs w:val="22"/>
                </w:rPr>
                <w:delText xml:space="preserve">Adjusted EBITDA </w:delText>
              </w:r>
            </w:del>
            <w:ins w:id="1028" w:author="Corsair review" w:date="2026-10-29T19:34:47Z">
              <w:r w:rsidRPr="00E10E4C">
                <w:rPr>
                  <w:rFonts w:ascii="Arial" w:hAnsi="Arial" w:cs="Arial"/>
                  <w:sz w:val="22"/>
                  <w:szCs w:val="22"/>
                </w:rPr>
                <w:t xml:space="preserve">“</w:t>
              </w:r>
              <w:r w:rsidRPr="00E10E4C">
                <w:rPr>
                  <w:b/>
                  <w:rFonts w:ascii="Arial" w:hAnsi="Arial" w:cs="Arial"/>
                  <w:sz w:val="22"/>
                  <w:szCs w:val="22"/>
                </w:rPr>
                <w:t xml:space="preserve">FY26A Adjusted EBITDA</w:t>
              </w:r>
              <w:r w:rsidRPr="00E10E4C">
                <w:rPr>
                  <w:rFonts w:ascii="Arial" w:hAnsi="Arial" w:cs="Arial"/>
                  <w:sz w:val="22"/>
                  <w:szCs w:val="22"/>
                </w:rPr>
                <w:t xml:space="preserve">” means the Preliminary FY26A Adjusted EBITDA or, following any adjustment under the mechanism below, the Final FY26A Adjusted EBITDA</w:t>
              </w:r>
            </w:ins>
          </w:p>
          <w:p w14:paraId="64E8E6FD" w14:textId="77777777" w:rsidR="008074CF" w:rsidRDefault="008074CF"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The Purchase Price payable at completion (the “</w:t>
            </w:r>
            <w:r>
              <w:rPr>
                <w:rFonts w:ascii="Arial" w:hAnsi="Arial" w:cs="Arial"/>
                <w:b/>
                <w:sz w:val="22"/>
                <w:szCs w:val="22"/>
              </w:rPr>
              <w:t>Preliminary Purchase Price</w:t>
            </w:r>
            <w:r>
              <w:rPr>
                <w:rFonts w:ascii="Arial" w:hAnsi="Arial" w:cs="Arial"/>
                <w:sz w:val="22"/>
                <w:szCs w:val="22"/>
              </w:rPr>
              <w:t>”) will be calculated on the basis of the Preliminary FY26A Adjusted EBITDA, with signing of the share purchase agreement and completion following delivery of the FY26 preliminary financial statements</w:t>
            </w:r>
          </w:p>
          <w:p w14:paraId="6BFDE0FF" w14:textId="77777777" w:rsidR="00B96249" w:rsidRDefault="00B96249"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PLN 5,000,000 (five million Polish zlotys)</w:t>
            </w:r>
            <w:r w:rsidR="008074CF">
              <w:rPr>
                <w:rFonts w:ascii="Arial" w:hAnsi="Arial" w:cs="Arial"/>
                <w:sz w:val="22"/>
                <w:szCs w:val="22"/>
              </w:rPr>
              <w:t xml:space="preserve"> of the Preliminary Purchase Price (the “</w:t>
            </w:r>
            <w:r w:rsidR="008074CF">
              <w:rPr>
                <w:rFonts w:ascii="Arial" w:hAnsi="Arial" w:cs="Arial"/>
                <w:b/>
                <w:sz w:val="22"/>
                <w:szCs w:val="22"/>
              </w:rPr>
              <w:t>Holdback Amount</w:t>
            </w:r>
            <w:r w:rsidR="008074CF">
              <w:rPr>
                <w:rFonts w:ascii="Arial" w:hAnsi="Arial" w:cs="Arial"/>
                <w:sz w:val="22"/>
                <w:szCs w:val="22"/>
              </w:rPr>
              <w:t>”) will be retained by CEIS at completion pending the adjustment below</w:t>
            </w:r>
          </w:p>
          <w:p w14:paraId="6EF4D763" w14:textId="49CA8277" w:rsidR="008074CF" w:rsidRDefault="008074CF"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proofErr w:type="spellStart"/>
            <w:del w:id="1029" w:author="Corsair review" w:date="2026-10-29T19:34:47Z">
              <w:r w:rsidRPr="00E10E4C">
                <w:rPr>
                  <w:rFonts w:ascii="Arial" w:hAnsi="Arial" w:cs="Arial"/>
                  <w:sz w:val="22"/>
                  <w:szCs w:val="22"/>
                </w:rPr>
                <w:delText>Within</w:delText>
              </w:r>
            </w:del>
            <w:proofErr w:type="spellEnd"/>
            <w:del w:id="1030" w:author="Corsair review" w:date="2026-10-29T19:34:47Z">
              <w:r w:rsidRPr="00E10E4C">
                <w:rPr>
                  <w:rFonts w:ascii="Arial" w:hAnsi="Arial" w:cs="Arial"/>
                  <w:sz w:val="22"/>
                  <w:szCs w:val="22"/>
                </w:rPr>
                <w:delText xml:space="preserve"> 10 Business Days of the audited FY26 financial statements being approved, CEIS will deliver to Efinity a statement (the “</w:delText>
              </w:r>
            </w:del>
            <w:del w:id="1031" w:author="Corsair review" w:date="2026-10-29T19:34:47Z">
              <w:r w:rsidRPr="00E10E4C">
                <w:rPr>
                  <w:rFonts w:ascii="Arial" w:hAnsi="Arial" w:cs="Arial"/>
                  <w:b/>
                  <w:sz w:val="22"/>
                  <w:szCs w:val="22"/>
                </w:rPr>
                <w:delText>Adjustment Statement</w:delText>
              </w:r>
            </w:del>
            <w:del w:id="1032" w:author="Corsair review" w:date="2026-10-29T19:34:47Z">
              <w:r w:rsidRPr="00E10E4C">
                <w:rPr>
                  <w:rFonts w:ascii="Arial" w:hAnsi="Arial" w:cs="Arial"/>
                  <w:sz w:val="22"/>
                  <w:szCs w:val="22"/>
                </w:rPr>
                <w:delText>”) setting out the Final FY26A Adjusted EBITDA, the Purchase Price recalculated on that basis (the “</w:delText>
              </w:r>
            </w:del>
            <w:del w:id="1033" w:author="Corsair review" w:date="2026-10-29T19:34:47Z">
              <w:r w:rsidRPr="00E10E4C">
                <w:rPr>
                  <w:rFonts w:ascii="Arial" w:hAnsi="Arial" w:cs="Arial"/>
                  <w:b/>
                  <w:sz w:val="22"/>
                  <w:szCs w:val="22"/>
                </w:rPr>
                <w:delText>Final Purchase Price</w:delText>
              </w:r>
            </w:del>
            <w:del w:id="1034" w:author="Corsair review" w:date="2026-10-29T19:34:47Z">
              <w:r w:rsidRPr="00E10E4C">
                <w:rPr>
                  <w:rFonts w:ascii="Arial" w:hAnsi="Arial" w:cs="Arial"/>
                  <w:sz w:val="22"/>
                  <w:szCs w:val="22"/>
                </w:rPr>
                <w:delText>”) and the adjustment payment (if any)</w:delText>
              </w:r>
            </w:del>
            <w:ins w:id="1035" w:author="Corsair review" w:date="2026-10-29T19:34:47Z">
              <w:r w:rsidRPr="00E10E4C">
                <w:rPr>
                  <w:rFonts w:ascii="Arial" w:hAnsi="Arial" w:cs="Arial"/>
                  <w:sz w:val="22"/>
                  <w:szCs w:val="22"/>
                </w:rPr>
                <w:t xml:space="preserve">Within 10 Business Days of the audited FY26 financial statements being approved, CEIS will deliver to Efinity a statement (the “</w:t>
              </w:r>
              <w:r w:rsidRPr="00E10E4C">
                <w:rPr>
                  <w:b/>
                  <w:rFonts w:ascii="Arial" w:hAnsi="Arial" w:cs="Arial"/>
                  <w:sz w:val="22"/>
                  <w:szCs w:val="22"/>
                </w:rPr>
                <w:t xml:space="preserve">Adjustment Statement</w:t>
              </w:r>
              <w:r w:rsidRPr="00E10E4C">
                <w:rPr>
                  <w:rFonts w:ascii="Arial" w:hAnsi="Arial" w:cs="Arial"/>
                  <w:sz w:val="22"/>
                  <w:szCs w:val="22"/>
                </w:rPr>
                <w:t xml:space="preserve">”) setting out the Final FY26A Adjusted EBITDA and the consolidated net debt (including cash) of the Company as at the Reference Date, in each case derived from the audited FY26 financial statements, the Purchase Price recalculated on that basis (the “</w:t>
              </w:r>
              <w:r w:rsidRPr="00E10E4C">
                <w:rPr>
                  <w:b/>
                  <w:rFonts w:ascii="Arial" w:hAnsi="Arial" w:cs="Arial"/>
                  <w:sz w:val="22"/>
                  <w:szCs w:val="22"/>
                </w:rPr>
                <w:t xml:space="preserve">Final Purchase Price</w:t>
              </w:r>
              <w:r w:rsidRPr="00E10E4C">
                <w:rPr>
                  <w:rFonts w:ascii="Arial" w:hAnsi="Arial" w:cs="Arial"/>
                  <w:sz w:val="22"/>
                  <w:szCs w:val="22"/>
                </w:rPr>
                <w:t xml:space="preserve">”) and the adjustment payment (if any)</w:t>
              </w:r>
            </w:ins>
          </w:p>
          <w:p w14:paraId="1F2C0860" w14:textId="1FB671E4" w:rsidR="008074CF" w:rsidRDefault="008074CF"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del w:id="1036" w:author="Corsair review" w:date="2026-10-29T19:34:47Z">
              <w:r w:rsidRPr="00E10E4C">
                <w:rPr>
                  <w:rFonts w:ascii="Arial" w:hAnsi="Arial" w:cs="Arial"/>
                  <w:sz w:val="22"/>
                  <w:szCs w:val="22"/>
                </w:rPr>
                <w:delText>If the Final FY26A Adjusted EBITDA is greater than 10</w:delText>
              </w:r>
            </w:del>
            <w:del w:id="1037" w:author="Corsair review" w:date="2026-10-29T19:34:47Z">
              <w:r w:rsidR="00A061CD">
                <w:rPr>
                  <w:rFonts w:ascii="Arial" w:hAnsi="Arial" w:cs="Arial"/>
                  <w:sz w:val="22"/>
                  <w:szCs w:val="22"/>
                </w:rPr>
                <w:delText>1</w:delText>
              </w:r>
            </w:del>
            <w:del w:id="1038" w:author="Corsair review" w:date="2026-10-29T19:34:47Z">
              <w:r w:rsidRPr="00E10E4C">
                <w:rPr>
                  <w:rFonts w:ascii="Arial" w:hAnsi="Arial" w:cs="Arial"/>
                  <w:sz w:val="22"/>
                  <w:szCs w:val="22"/>
                </w:rPr>
                <w:delText>% or less than 9</w:delText>
              </w:r>
            </w:del>
            <w:del w:id="1039" w:author="Corsair review" w:date="2026-10-29T19:34:47Z">
              <w:r w:rsidR="00A061CD">
                <w:rPr>
                  <w:rFonts w:ascii="Arial" w:hAnsi="Arial" w:cs="Arial"/>
                  <w:sz w:val="22"/>
                  <w:szCs w:val="22"/>
                </w:rPr>
                <w:delText>9</w:delText>
              </w:r>
            </w:del>
            <w:del w:id="1040" w:author="Corsair review" w:date="2026-10-29T19:34:47Z">
              <w:r w:rsidRPr="00E10E4C">
                <w:rPr>
                  <w:rFonts w:ascii="Arial" w:hAnsi="Arial" w:cs="Arial"/>
                  <w:sz w:val="22"/>
                  <w:szCs w:val="22"/>
                </w:rPr>
                <w:delText xml:space="preserve">% of the Preliminary FY26A Adjusted EBITDA, the Purchase Price will be adjusted to the Final Purchase Price and the full difference will be paid: by CEIS to Efinity if the Final Purchase Price is higher; or by Efinity to CEIS first by release of the Holdback Amount and then in cash for any excess if it is lower. If the Final FY26A Adjusted EBITDA is within that range, no adjustment will be </w:delText>
              </w:r>
            </w:del>
            <w:del w:id="1041" w:author="Corsair review" w:date="2026-10-29T19:34:47Z">
              <w:r w:rsidRPr="00E10E4C">
                <w:rPr>
                  <w:rFonts w:ascii="Arial" w:hAnsi="Arial" w:cs="Arial"/>
                  <w:sz w:val="22"/>
                  <w:szCs w:val="22"/>
                </w:rPr>
                <w:lastRenderedPageBreak/>
                <w:delText>made and the Preliminary Purchase Price will be the Purchase Price and the Holdback Amount will be released to Efinity</w:delText>
              </w:r>
            </w:del>
            <w:ins w:id="1042" w:author="Corsair review" w:date="2026-10-29T19:34:47Z">
              <w:r w:rsidRPr="00E10E4C">
                <w:rPr>
                  <w:rFonts w:ascii="Arial" w:hAnsi="Arial" w:cs="Arial"/>
                  <w:sz w:val="22"/>
                  <w:szCs w:val="22"/>
                </w:rPr>
                <w:t xml:space="preserve">If the Final Purchase Price is greater than 101% or less than 99% of the Preliminary Purchase Price, the Purchase Price will be adjusted to the Final Purchase Price and the full difference will be paid: by CEIS to Efinity if the Final Purchase Price is higher; or by Efinity to CEIS first by release of the Holdback Amount and then in cash for any excess if it is lower. If the Final Purchase Price is within that range, no adjustment will be made and the Preliminary Purchase Price will be the Purchase Price and the Holdback Amount will be released to Efinity</w:t>
              </w:r>
            </w:ins>
          </w:p>
          <w:p w14:paraId="774A0E15" w14:textId="1C501821" w:rsidR="008074CF" w:rsidRDefault="008074CF"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Efinity will have 15 Business Days from receipt of the Adjustment Statement to notify CEIS of any disputed items, with reasons and its own calculation, failing which the Adjustment Statement will be final and binding. Disputed items not resolved within 10 Business Days will be referred to an independent firm of accountants agreed by the parties (or, failing agreement, appointed by the Polish Chamber of Statutory Auditors) acting as expert and not arbitrator, whose determination will be limited to the disputed items, within the range of the parties’ positions, and final and binding absent manifest error. The expert’s costs will be borne by the party whose calculation is furthest from the determination, or equally if it falls between them</w:t>
            </w:r>
          </w:p>
          <w:p w14:paraId="474FC048" w14:textId="64E133D1" w:rsidR="008074CF" w:rsidRPr="00E10E4C" w:rsidRDefault="008074CF"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Any adjustment payment will be made within 10 Business Days of the Adjustment Statement becoming final and will be treated as an adjustment to the Purchase Price</w:t>
            </w:r>
          </w:p>
          <w:p w14:paraId="348880B5" w14:textId="528545AC" w:rsidR="00C434BD" w:rsidRPr="00456F0E"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Purchase Price will be denominated in PLN and settled in PLN</w:t>
            </w:r>
            <w:r w:rsidR="00F22A21">
              <w:rPr>
                <w:rFonts w:ascii="Arial" w:hAnsi="Arial" w:cs="Arial"/>
                <w:sz w:val="22"/>
                <w:szCs w:val="22"/>
              </w:rPr>
              <w:t xml:space="preserve"> [</w:t>
            </w:r>
            <w:r w:rsidR="00F22A21" w:rsidRPr="00F22A21">
              <w:rPr>
                <w:rFonts w:ascii="Arial" w:hAnsi="Arial" w:cs="Arial"/>
                <w:b/>
                <w:bCs/>
                <w:i/>
                <w:iCs/>
                <w:sz w:val="22"/>
                <w:szCs w:val="22"/>
                <w:highlight w:val="yellow"/>
              </w:rPr>
              <w:t>Note: to discuss whether to settle in PLN</w:t>
            </w:r>
            <w:r w:rsidR="00456F0E">
              <w:rPr>
                <w:rFonts w:ascii="Arial" w:hAnsi="Arial" w:cs="Arial"/>
                <w:b/>
                <w:bCs/>
                <w:i/>
                <w:iCs/>
                <w:sz w:val="22"/>
                <w:szCs w:val="22"/>
                <w:highlight w:val="yellow"/>
              </w:rPr>
              <w:t>, EUR</w:t>
            </w:r>
            <w:r w:rsidR="00F22A21" w:rsidRPr="00F22A21">
              <w:rPr>
                <w:rFonts w:ascii="Arial" w:hAnsi="Arial" w:cs="Arial"/>
                <w:b/>
                <w:bCs/>
                <w:i/>
                <w:iCs/>
                <w:sz w:val="22"/>
                <w:szCs w:val="22"/>
                <w:highlight w:val="yellow"/>
              </w:rPr>
              <w:t xml:space="preserve"> or USD</w:t>
            </w:r>
            <w:r w:rsidR="00F22A21">
              <w:rPr>
                <w:rFonts w:ascii="Arial" w:hAnsi="Arial" w:cs="Arial"/>
                <w:sz w:val="22"/>
                <w:szCs w:val="22"/>
              </w:rPr>
              <w:t>]</w:t>
            </w:r>
            <w:r w:rsidRPr="00E10E4C">
              <w:rPr>
                <w:rFonts w:ascii="Arial" w:hAnsi="Arial" w:cs="Arial"/>
                <w:sz w:val="22"/>
                <w:szCs w:val="22"/>
              </w:rPr>
              <w:t xml:space="preserve"> </w:t>
            </w:r>
          </w:p>
        </w:tc>
      </w:tr>
      <w:tr w:rsidR="004F0888" w:rsidRPr="00E10E4C" w14:paraId="6F3FA266"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6BE15E2F"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lastRenderedPageBreak/>
              <w:t>Rights Attaching to the Sale Shares</w:t>
            </w:r>
          </w:p>
        </w:tc>
        <w:tc>
          <w:tcPr>
            <w:tcW w:w="7116" w:type="dxa"/>
            <w:tcBorders>
              <w:top w:val="single" w:sz="4" w:space="0" w:color="000000"/>
              <w:left w:val="single" w:sz="4" w:space="0" w:color="000000"/>
              <w:bottom w:val="single" w:sz="4" w:space="0" w:color="000000"/>
              <w:right w:val="single" w:sz="4" w:space="0" w:color="000000"/>
            </w:tcBorders>
          </w:tcPr>
          <w:p w14:paraId="3FE71EFF" w14:textId="033C11CA"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Sale Shares will be transferred together with all rights and entitlements attaching to them under the SHA </w:t>
            </w:r>
            <w:r w:rsidR="001C01FD">
              <w:rPr>
                <w:rFonts w:ascii="Arial" w:hAnsi="Arial" w:cs="Arial"/>
                <w:sz w:val="22"/>
                <w:szCs w:val="22"/>
              </w:rPr>
              <w:t xml:space="preserve">and the </w:t>
            </w:r>
            <w:r w:rsidRPr="00E10E4C">
              <w:rPr>
                <w:rFonts w:ascii="Arial" w:hAnsi="Arial" w:cs="Arial"/>
                <w:sz w:val="22"/>
                <w:szCs w:val="22"/>
              </w:rPr>
              <w:t>constitutional documents, including the right to all accrued and unpaid preference coupon and all dividends and distributions declared, paid or made after the Reference Date</w:t>
            </w:r>
          </w:p>
          <w:p w14:paraId="3D9A9B2B" w14:textId="0F5D6238" w:rsidR="00C434BD" w:rsidRPr="00F22A21"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Sale Shares will continue to rank pari passu with the existing Preference Shares and Ordinary Shares of the same class</w:t>
            </w:r>
          </w:p>
        </w:tc>
      </w:tr>
      <w:tr w:rsidR="004F0888" w:rsidRPr="00E10E4C" w14:paraId="0132A5BB" w14:textId="77777777" w:rsidTr="008074CF">
        <w:trPr>
          <w:trHeight w:val="495"/>
          <w:jc w:val="center"/>
        </w:trPr>
        <w:tc>
          <w:tcPr>
            <w:tcW w:w="1908" w:type="dxa"/>
            <w:tcBorders>
              <w:top w:val="single" w:sz="4" w:space="0" w:color="000000"/>
              <w:left w:val="single" w:sz="4" w:space="0" w:color="000000"/>
              <w:bottom w:val="single" w:sz="4" w:space="0" w:color="000000"/>
              <w:right w:val="single" w:sz="4" w:space="0" w:color="000000"/>
            </w:tcBorders>
          </w:tcPr>
          <w:p w14:paraId="4BF4A9C7"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Conditions to Completion</w:t>
            </w:r>
          </w:p>
        </w:tc>
        <w:tc>
          <w:tcPr>
            <w:tcW w:w="7116" w:type="dxa"/>
            <w:tcBorders>
              <w:top w:val="single" w:sz="4" w:space="0" w:color="000000"/>
              <w:left w:val="single" w:sz="4" w:space="0" w:color="000000"/>
              <w:bottom w:val="single" w:sz="4" w:space="0" w:color="000000"/>
              <w:right w:val="single" w:sz="4" w:space="0" w:color="000000"/>
            </w:tcBorders>
          </w:tcPr>
          <w:p w14:paraId="0422152F" w14:textId="018B5A8E"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Completion of the Proposed Transaction will be conditional on</w:t>
            </w:r>
            <w:r w:rsidR="00456F0E">
              <w:rPr>
                <w:rFonts w:ascii="Arial" w:hAnsi="Arial" w:cs="Arial"/>
                <w:sz w:val="22"/>
                <w:szCs w:val="22"/>
              </w:rPr>
              <w:t xml:space="preserve">: </w:t>
            </w:r>
            <w:r w:rsidRPr="00E10E4C">
              <w:rPr>
                <w:rFonts w:ascii="Arial" w:hAnsi="Arial" w:cs="Arial"/>
                <w:sz w:val="22"/>
                <w:szCs w:val="22"/>
              </w:rPr>
              <w:t xml:space="preserve"> </w:t>
            </w:r>
          </w:p>
          <w:p w14:paraId="2A93500B" w14:textId="6912A930"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delivery of the Company’s FY26A </w:t>
            </w:r>
            <w:r w:rsidR="00C37325">
              <w:rPr>
                <w:rFonts w:ascii="Arial" w:hAnsi="Arial" w:cs="Arial"/>
                <w:sz w:val="22"/>
                <w:szCs w:val="22"/>
              </w:rPr>
              <w:t xml:space="preserve">preliminary </w:t>
            </w:r>
            <w:r w:rsidRPr="00E10E4C">
              <w:rPr>
                <w:rFonts w:ascii="Arial" w:hAnsi="Arial" w:cs="Arial"/>
                <w:sz w:val="22"/>
                <w:szCs w:val="22"/>
              </w:rPr>
              <w:t xml:space="preserve">financial statements and agreement of the </w:t>
            </w:r>
            <w:r w:rsidR="00A061CD">
              <w:rPr>
                <w:rFonts w:ascii="Arial" w:hAnsi="Arial" w:cs="Arial"/>
                <w:sz w:val="22"/>
                <w:szCs w:val="22"/>
              </w:rPr>
              <w:t xml:space="preserve">Preliminary </w:t>
            </w:r>
            <w:r w:rsidRPr="00E10E4C">
              <w:rPr>
                <w:rFonts w:ascii="Arial" w:hAnsi="Arial" w:cs="Arial"/>
                <w:sz w:val="22"/>
                <w:szCs w:val="22"/>
              </w:rPr>
              <w:t>Purchase Price in accordance with the mechanism above</w:t>
            </w:r>
          </w:p>
          <w:p w14:paraId="707270AA" w14:textId="4AB6F54E"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receipt of all consents and waivers required under the SHA and the </w:t>
            </w:r>
            <w:r w:rsidR="00C64463">
              <w:rPr>
                <w:rFonts w:ascii="Arial" w:hAnsi="Arial" w:cs="Arial"/>
                <w:sz w:val="22"/>
                <w:szCs w:val="22"/>
              </w:rPr>
              <w:t xml:space="preserve">Denali Pooling and </w:t>
            </w:r>
            <w:r w:rsidRPr="00E10E4C">
              <w:rPr>
                <w:rFonts w:ascii="Arial" w:hAnsi="Arial" w:cs="Arial"/>
                <w:sz w:val="22"/>
                <w:szCs w:val="22"/>
              </w:rPr>
              <w:t>Denali I constitutional documents</w:t>
            </w:r>
          </w:p>
          <w:p w14:paraId="422EA63F" w14:textId="77777777"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no material adverse change in the business, financial condition or prospects of the Company between the date of the share purchase agreement and completion</w:t>
            </w:r>
          </w:p>
          <w:p w14:paraId="12AC9090" w14:textId="2CF71D5B" w:rsidR="00C434BD" w:rsidRPr="00E10E4C" w:rsidRDefault="00470705" w:rsidP="00A10E14">
            <w:pPr>
              <w:pStyle w:val="ListBullet"/>
              <w:numPr>
                <w:ilvl w:val="1"/>
                <w:numId w:val="4"/>
              </w:numPr>
              <w:tabs>
                <w:tab w:val="left" w:pos="360"/>
              </w:tabs>
              <w:spacing w:before="120" w:after="288" w:line="276" w:lineRule="auto"/>
              <w:contextualSpacing/>
              <w:rPr>
                <w:rFonts w:ascii="Arial" w:hAnsi="Arial" w:cs="Arial"/>
                <w:sz w:val="22"/>
                <w:szCs w:val="22"/>
              </w:rPr>
            </w:pPr>
            <w:r>
              <w:rPr>
                <w:rFonts w:ascii="Arial" w:hAnsi="Arial" w:cs="Arial"/>
                <w:sz w:val="22"/>
                <w:szCs w:val="22"/>
              </w:rPr>
              <w:t>Efinity</w:t>
            </w:r>
            <w:r w:rsidR="00C434BD" w:rsidRPr="00E10E4C">
              <w:rPr>
                <w:rFonts w:ascii="Arial" w:hAnsi="Arial" w:cs="Arial"/>
                <w:sz w:val="22"/>
                <w:szCs w:val="22"/>
              </w:rPr>
              <w:t>’s title, capacity and authority warranties being true and accurate at completion</w:t>
            </w:r>
          </w:p>
        </w:tc>
      </w:tr>
      <w:tr w:rsidR="004F0888" w:rsidRPr="00E10E4C" w14:paraId="1782E3C6"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0F0C9A01"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lastRenderedPageBreak/>
              <w:t>Warranties and Limitations</w:t>
            </w:r>
          </w:p>
        </w:tc>
        <w:tc>
          <w:tcPr>
            <w:tcW w:w="7116" w:type="dxa"/>
            <w:tcBorders>
              <w:top w:val="single" w:sz="4" w:space="0" w:color="000000"/>
              <w:left w:val="single" w:sz="4" w:space="0" w:color="000000"/>
              <w:bottom w:val="single" w:sz="4" w:space="0" w:color="000000"/>
              <w:right w:val="single" w:sz="4" w:space="0" w:color="000000"/>
            </w:tcBorders>
          </w:tcPr>
          <w:p w14:paraId="717CCC23" w14:textId="43999ABE" w:rsidR="00C434BD" w:rsidRPr="00E10E4C" w:rsidRDefault="00470705"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Efinity</w:t>
            </w:r>
            <w:r w:rsidR="00C434BD" w:rsidRPr="00E10E4C">
              <w:rPr>
                <w:rFonts w:ascii="Arial" w:hAnsi="Arial" w:cs="Arial"/>
                <w:sz w:val="22"/>
                <w:szCs w:val="22"/>
              </w:rPr>
              <w:t xml:space="preserve"> will give customary title and capacity warranties only, including that it is the sole legal and beneficial owner of the Sale Shares, that the Sale Shares are fully paid and free from all encumbrances, options and third-party rights, and that it has full power and authority to enter into and perform the share purchase agreement</w:t>
            </w:r>
          </w:p>
          <w:p w14:paraId="4F7D5DC3" w14:textId="7E0FC847" w:rsidR="00C434BD" w:rsidRPr="00456F0E"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No business, financial or operational warranties will be given by </w:t>
            </w:r>
            <w:r w:rsidR="00470705">
              <w:rPr>
                <w:rFonts w:ascii="Arial" w:hAnsi="Arial" w:cs="Arial"/>
                <w:sz w:val="22"/>
                <w:szCs w:val="22"/>
              </w:rPr>
              <w:t>Efinity</w:t>
            </w:r>
            <w:r w:rsidRPr="00E10E4C">
              <w:rPr>
                <w:rFonts w:ascii="Arial" w:hAnsi="Arial" w:cs="Arial"/>
                <w:sz w:val="22"/>
                <w:szCs w:val="22"/>
              </w:rPr>
              <w:t xml:space="preserve"> in respect of Denali </w:t>
            </w:r>
            <w:r w:rsidR="00456F0E">
              <w:rPr>
                <w:rFonts w:ascii="Arial" w:hAnsi="Arial" w:cs="Arial"/>
                <w:sz w:val="22"/>
                <w:szCs w:val="22"/>
              </w:rPr>
              <w:t xml:space="preserve">Pooling, Denali </w:t>
            </w:r>
            <w:r w:rsidRPr="00E10E4C">
              <w:rPr>
                <w:rFonts w:ascii="Arial" w:hAnsi="Arial" w:cs="Arial"/>
                <w:sz w:val="22"/>
                <w:szCs w:val="22"/>
              </w:rPr>
              <w:t>I or the Company</w:t>
            </w:r>
          </w:p>
        </w:tc>
      </w:tr>
      <w:tr w:rsidR="004F0888" w:rsidRPr="00E10E4C" w14:paraId="443D56FC"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1368E5EB"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Documentation and Process</w:t>
            </w:r>
          </w:p>
        </w:tc>
        <w:tc>
          <w:tcPr>
            <w:tcW w:w="7116" w:type="dxa"/>
            <w:tcBorders>
              <w:top w:val="single" w:sz="4" w:space="0" w:color="000000"/>
              <w:left w:val="single" w:sz="4" w:space="0" w:color="000000"/>
              <w:bottom w:val="single" w:sz="4" w:space="0" w:color="000000"/>
              <w:right w:val="single" w:sz="4" w:space="0" w:color="000000"/>
            </w:tcBorders>
          </w:tcPr>
          <w:p w14:paraId="3A492AAF" w14:textId="119779AF"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Proposed Transaction will be documented by a </w:t>
            </w:r>
            <w:r w:rsidR="00EB7542" w:rsidRPr="00E10E4C">
              <w:rPr>
                <w:rFonts w:ascii="Arial" w:hAnsi="Arial" w:cs="Arial"/>
                <w:sz w:val="22"/>
                <w:szCs w:val="22"/>
              </w:rPr>
              <w:t>short form</w:t>
            </w:r>
            <w:r w:rsidRPr="00E10E4C">
              <w:rPr>
                <w:rFonts w:ascii="Arial" w:hAnsi="Arial" w:cs="Arial"/>
                <w:sz w:val="22"/>
                <w:szCs w:val="22"/>
              </w:rPr>
              <w:t xml:space="preserve"> share purchase agreement</w:t>
            </w:r>
            <w:r w:rsidR="00A061CD">
              <w:rPr>
                <w:rFonts w:ascii="Arial" w:hAnsi="Arial" w:cs="Arial"/>
                <w:sz w:val="22"/>
                <w:szCs w:val="22"/>
              </w:rPr>
              <w:t xml:space="preserve"> (including the post-completion purchase adjustment mechanism)</w:t>
            </w:r>
            <w:r w:rsidRPr="00E10E4C">
              <w:rPr>
                <w:rFonts w:ascii="Arial" w:hAnsi="Arial" w:cs="Arial"/>
                <w:sz w:val="22"/>
                <w:szCs w:val="22"/>
              </w:rPr>
              <w:t xml:space="preserve">, the required SHA consents, waivers and/or deed of adherence and the Luxembourg transfer formalities applicable to Denali </w:t>
            </w:r>
            <w:r w:rsidR="00456F0E">
              <w:rPr>
                <w:rFonts w:ascii="Arial" w:hAnsi="Arial" w:cs="Arial"/>
                <w:sz w:val="22"/>
                <w:szCs w:val="22"/>
              </w:rPr>
              <w:t>Pooling</w:t>
            </w:r>
            <w:r w:rsidRPr="00E10E4C">
              <w:rPr>
                <w:rFonts w:ascii="Arial" w:hAnsi="Arial" w:cs="Arial"/>
                <w:sz w:val="22"/>
                <w:szCs w:val="22"/>
              </w:rPr>
              <w:t xml:space="preserve"> (including updating the share register and any notarial requirements)</w:t>
            </w:r>
          </w:p>
          <w:p w14:paraId="6127859A" w14:textId="4E074762" w:rsidR="00C434BD" w:rsidRPr="00E10E4C" w:rsidRDefault="00470705"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Efinity</w:t>
            </w:r>
            <w:r w:rsidR="00C434BD" w:rsidRPr="00E10E4C">
              <w:rPr>
                <w:rFonts w:ascii="Arial" w:hAnsi="Arial" w:cs="Arial"/>
                <w:sz w:val="22"/>
                <w:szCs w:val="22"/>
              </w:rPr>
              <w:t xml:space="preserve"> will deliver at completion duly executed share transfer forms, any required board or shareholder approvals, and such other documents as are reasonably required to register </w:t>
            </w:r>
            <w:r w:rsidR="0017744E">
              <w:rPr>
                <w:rFonts w:ascii="Arial" w:hAnsi="Arial" w:cs="Arial"/>
                <w:sz w:val="22"/>
                <w:szCs w:val="22"/>
              </w:rPr>
              <w:t>CEIS</w:t>
            </w:r>
            <w:r w:rsidR="00C434BD" w:rsidRPr="00E10E4C">
              <w:rPr>
                <w:rFonts w:ascii="Arial" w:hAnsi="Arial" w:cs="Arial"/>
                <w:sz w:val="22"/>
                <w:szCs w:val="22"/>
              </w:rPr>
              <w:t xml:space="preserve"> as holder of the Sale Shares</w:t>
            </w:r>
          </w:p>
        </w:tc>
      </w:tr>
      <w:tr w:rsidR="004F0888" w:rsidRPr="00E10E4C" w14:paraId="6D273A5B"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003EECEC"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Costs</w:t>
            </w:r>
          </w:p>
        </w:tc>
        <w:tc>
          <w:tcPr>
            <w:tcW w:w="7116" w:type="dxa"/>
            <w:tcBorders>
              <w:top w:val="single" w:sz="4" w:space="0" w:color="000000"/>
              <w:left w:val="single" w:sz="4" w:space="0" w:color="000000"/>
              <w:bottom w:val="single" w:sz="4" w:space="0" w:color="000000"/>
              <w:right w:val="single" w:sz="4" w:space="0" w:color="000000"/>
            </w:tcBorders>
          </w:tcPr>
          <w:p w14:paraId="0913D861" w14:textId="77777777"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Each party will bear its own costs and expenses in connection with the Proposed Transaction</w:t>
            </w:r>
          </w:p>
          <w:p w14:paraId="5960AF05" w14:textId="689499AA"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Any transfer taxes, stamp duties, registration and notarial fees arising on the transfer of the Sale Shares will be borne by the parties in equal shares</w:t>
            </w:r>
          </w:p>
        </w:tc>
      </w:tr>
      <w:tr w:rsidR="004F0888" w:rsidRPr="00E10E4C" w14:paraId="02770147" w14:textId="77777777" w:rsidTr="00D214C6">
        <w:trPr>
          <w:trHeight w:val="1903"/>
          <w:jc w:val="center"/>
        </w:trPr>
        <w:tc>
          <w:tcPr>
            <w:tcW w:w="1908" w:type="dxa"/>
            <w:tcBorders>
              <w:top w:val="single" w:sz="4" w:space="0" w:color="000000"/>
              <w:left w:val="single" w:sz="4" w:space="0" w:color="000000"/>
              <w:bottom w:val="single" w:sz="4" w:space="0" w:color="000000"/>
              <w:right w:val="single" w:sz="4" w:space="0" w:color="000000"/>
            </w:tcBorders>
          </w:tcPr>
          <w:p w14:paraId="14F6A707" w14:textId="7B29595E"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Exclusivity</w:t>
            </w:r>
          </w:p>
        </w:tc>
        <w:tc>
          <w:tcPr>
            <w:tcW w:w="7116" w:type="dxa"/>
            <w:tcBorders>
              <w:top w:val="single" w:sz="4" w:space="0" w:color="000000"/>
              <w:left w:val="single" w:sz="4" w:space="0" w:color="000000"/>
              <w:bottom w:val="single" w:sz="4" w:space="0" w:color="000000"/>
              <w:right w:val="single" w:sz="4" w:space="0" w:color="000000"/>
            </w:tcBorders>
          </w:tcPr>
          <w:p w14:paraId="557275A8" w14:textId="27905979"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For a period </w:t>
            </w:r>
            <w:r w:rsidR="00F22A21" w:rsidRPr="00E10E4C">
              <w:rPr>
                <w:rFonts w:ascii="Arial" w:hAnsi="Arial" w:cs="Arial"/>
                <w:sz w:val="22"/>
                <w:szCs w:val="22"/>
              </w:rPr>
              <w:t>from the date of this term sheet</w:t>
            </w:r>
            <w:r w:rsidR="00F22A21">
              <w:rPr>
                <w:rFonts w:ascii="Arial" w:hAnsi="Arial" w:cs="Arial"/>
                <w:sz w:val="22"/>
                <w:szCs w:val="22"/>
              </w:rPr>
              <w:t xml:space="preserve"> to 31 March 2027</w:t>
            </w:r>
            <w:r w:rsidRPr="00E10E4C">
              <w:rPr>
                <w:rFonts w:ascii="Arial" w:hAnsi="Arial" w:cs="Arial"/>
                <w:sz w:val="22"/>
                <w:szCs w:val="22"/>
              </w:rPr>
              <w:t xml:space="preserve">, </w:t>
            </w:r>
            <w:r w:rsidR="00470705">
              <w:rPr>
                <w:rFonts w:ascii="Arial" w:hAnsi="Arial" w:cs="Arial"/>
                <w:sz w:val="22"/>
                <w:szCs w:val="22"/>
              </w:rPr>
              <w:t>Efinity</w:t>
            </w:r>
            <w:r w:rsidRPr="00E10E4C">
              <w:rPr>
                <w:rFonts w:ascii="Arial" w:hAnsi="Arial" w:cs="Arial"/>
                <w:sz w:val="22"/>
                <w:szCs w:val="22"/>
              </w:rPr>
              <w:t xml:space="preserve"> will not, and will procure that its affiliates and advisers will not, solicit, encourage, negotiate or enter into any agreement with any person other than </w:t>
            </w:r>
            <w:r w:rsidR="0017744E">
              <w:rPr>
                <w:rFonts w:ascii="Arial" w:hAnsi="Arial" w:cs="Arial"/>
                <w:sz w:val="22"/>
                <w:szCs w:val="22"/>
              </w:rPr>
              <w:t>CEIS</w:t>
            </w:r>
            <w:r w:rsidRPr="00E10E4C">
              <w:rPr>
                <w:rFonts w:ascii="Arial" w:hAnsi="Arial" w:cs="Arial"/>
                <w:sz w:val="22"/>
                <w:szCs w:val="22"/>
              </w:rPr>
              <w:t xml:space="preserve"> in relation to the sale of all or any of the Sale Shares</w:t>
            </w:r>
          </w:p>
          <w:p w14:paraId="23189E20" w14:textId="39C1BA18" w:rsidR="00C434BD" w:rsidRPr="00E10E4C" w:rsidRDefault="00F22A21"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 xml:space="preserve">This </w:t>
            </w:r>
            <w:r w:rsidR="00C434BD" w:rsidRPr="00E10E4C">
              <w:rPr>
                <w:rFonts w:ascii="Arial" w:hAnsi="Arial" w:cs="Arial"/>
                <w:sz w:val="22"/>
                <w:szCs w:val="22"/>
              </w:rPr>
              <w:t>section is legally binding</w:t>
            </w:r>
          </w:p>
        </w:tc>
      </w:tr>
      <w:tr w:rsidR="00C37325" w:rsidRPr="00E10E4C" w14:paraId="7487F048" w14:textId="77777777" w:rsidTr="00D214C6">
        <w:trPr>
          <w:trHeight w:val="494"/>
          <w:jc w:val="center"/>
        </w:trPr>
        <w:tc>
          <w:tcPr>
            <w:tcW w:w="1908" w:type="dxa"/>
            <w:tcBorders>
              <w:top w:val="single" w:sz="4" w:space="0" w:color="000000"/>
              <w:left w:val="single" w:sz="4" w:space="0" w:color="000000"/>
              <w:bottom w:val="single" w:sz="4" w:space="0" w:color="000000"/>
              <w:right w:val="single" w:sz="4" w:space="0" w:color="000000"/>
            </w:tcBorders>
          </w:tcPr>
          <w:p w14:paraId="6C7C694D" w14:textId="5946D2CB" w:rsidR="00C37325" w:rsidRPr="00E10E4C" w:rsidRDefault="00C37325" w:rsidP="0062669C">
            <w:pPr>
              <w:pStyle w:val="BodyText"/>
              <w:spacing w:before="120" w:after="288" w:line="276" w:lineRule="auto"/>
              <w:contextualSpacing/>
              <w:rPr>
                <w:rFonts w:ascii="Arial" w:hAnsi="Arial" w:cs="Arial"/>
              </w:rPr>
            </w:pPr>
            <w:r>
              <w:rPr>
                <w:rFonts w:ascii="Arial" w:hAnsi="Arial" w:cs="Arial"/>
              </w:rPr>
              <w:t>Non-Compete</w:t>
            </w:r>
          </w:p>
        </w:tc>
        <w:tc>
          <w:tcPr>
            <w:tcW w:w="7116" w:type="dxa"/>
            <w:tcBorders>
              <w:top w:val="single" w:sz="4" w:space="0" w:color="000000"/>
              <w:left w:val="single" w:sz="4" w:space="0" w:color="000000"/>
              <w:bottom w:val="single" w:sz="4" w:space="0" w:color="000000"/>
              <w:right w:val="single" w:sz="4" w:space="0" w:color="000000"/>
            </w:tcBorders>
          </w:tcPr>
          <w:p w14:paraId="6AAB5F46" w14:textId="77777777" w:rsidR="00705145" w:rsidRDefault="00705145"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 xml:space="preserve">The restrictive covenants in clause 19 (Restrictive Covenants) of the SHA apply to each Manager (as defined in the SHA). Each of Maciej Bud-Gusaim, Marcin Chałtowski, Jakub Bednarski and Markos </w:t>
            </w:r>
            <w:proofErr w:type="spellStart"/>
            <w:r>
              <w:rPr>
                <w:rFonts w:ascii="Arial" w:hAnsi="Arial" w:cs="Arial"/>
                <w:sz w:val="22"/>
                <w:szCs w:val="22"/>
              </w:rPr>
              <w:t>Kologeras</w:t>
            </w:r>
            <w:proofErr w:type="spellEnd"/>
            <w:r>
              <w:rPr>
                <w:rFonts w:ascii="Arial" w:hAnsi="Arial" w:cs="Arial"/>
                <w:sz w:val="22"/>
                <w:szCs w:val="22"/>
              </w:rPr>
              <w:t xml:space="preserve"> is a Strip Manager and Key Manager under the SHA in his own right, and Efinity is a Corporate Strip Manager under the SHA</w:t>
            </w:r>
          </w:p>
          <w:p w14:paraId="4B72F10C" w14:textId="77777777" w:rsidR="00705145" w:rsidRDefault="00705145"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 xml:space="preserve">Each of those Managers will remain bound by clause 19 of the SHA for the Restricted Period applicable to him or it (being the earlier of </w:t>
            </w:r>
            <w:r>
              <w:rPr>
                <w:rFonts w:ascii="Arial" w:hAnsi="Arial" w:cs="Arial"/>
                <w:sz w:val="22"/>
                <w:szCs w:val="22"/>
              </w:rPr>
              <w:lastRenderedPageBreak/>
              <w:t>24 months after he or it ceases to hold any Securities and 60 months from the date of his or its adherence to the SHA), and clause 30.2 of the SHA preserves those obligations notwithstanding that Efinity will cease to be a party to the SHA on completion</w:t>
            </w:r>
          </w:p>
          <w:p w14:paraId="1EC04836" w14:textId="3A252F4B" w:rsidR="00705145" w:rsidRDefault="00705145" w:rsidP="00A10E14">
            <w:pPr>
              <w:pStyle w:val="ListBullet"/>
              <w:numPr>
                <w:ilvl w:val="0"/>
                <w:numId w:val="4"/>
              </w:numPr>
              <w:tabs>
                <w:tab w:val="left" w:pos="360"/>
              </w:tabs>
              <w:spacing w:before="120" w:after="288" w:line="276" w:lineRule="auto"/>
              <w:ind w:left="357" w:hanging="357"/>
              <w:contextualSpacing/>
              <w:rPr>
                <w:del w:id="1043" w:author="Corsair review" w:date="2026-10-29T19:34:47Z"/>
                <w:rFonts w:ascii="Arial" w:hAnsi="Arial" w:cs="Arial"/>
                <w:sz w:val="22"/>
                <w:szCs w:val="22"/>
              </w:rPr>
            </w:pPr>
            <w:r>
              <w:rPr>
                <w:rFonts w:ascii="Arial" w:hAnsi="Arial" w:cs="Arial"/>
                <w:sz w:val="22"/>
                <w:szCs w:val="22"/>
              </w:rPr>
              <w:t xml:space="preserve">Nothing </w:t>
            </w:r>
            <w:r w:rsidRPr="00705145">
              <w:rPr>
                <w:rFonts w:ascii="Arial" w:hAnsi="Arial" w:cs="Arial"/>
                <w:sz w:val="22"/>
                <w:szCs w:val="22"/>
              </w:rPr>
              <w:t>in the Proposed Transaction or the transaction documents will waive, release or shorten those obligations, and any SHA consent or waiver obtained for the purposes of the Proposed Transaction will be limited accordingly. Efinity will procure that each of the individuals named above acknowledges the same in the share purchase</w:t>
            </w:r>
            <w:r>
              <w:rPr>
                <w:rFonts w:ascii="Arial" w:hAnsi="Arial" w:cs="Arial"/>
                <w:sz w:val="22"/>
                <w:szCs w:val="22"/>
              </w:rPr>
              <w:t xml:space="preserve"> agreement </w:t>
            </w:r>
          </w:p>
          <w:p w14:paraId="7BE0A787" w14:textId="0A1F37C6" w:rsidR="00C37325" w:rsidRPr="00E10E4C" w:rsidRDefault="00A061CD" w:rsidP="00705145">
            <w:pPr>
              <w:pStyle w:val="ListBullet"/>
              <w:numPr>
                <w:ilvl w:val="0"/>
                <w:numId w:val="0"/>
              </w:numPr>
              <w:tabs>
                <w:tab w:val="left" w:pos="360"/>
              </w:tabs>
              <w:spacing w:before="120" w:after="288" w:line="276" w:lineRule="auto"/>
              <w:ind w:left="720" w:hanging="360"/>
              <w:contextualSpacing/>
              <w:rPr>
                <w:rFonts w:ascii="Arial" w:hAnsi="Arial" w:cs="Arial"/>
                <w:sz w:val="22"/>
                <w:szCs w:val="22"/>
              </w:rPr>
            </w:pPr>
          </w:p>
        </w:tc>
      </w:tr>
      <w:tr w:rsidR="004F0888" w:rsidRPr="00E10E4C" w14:paraId="2A98901D" w14:textId="77777777" w:rsidTr="00456F0E">
        <w:trPr>
          <w:trHeight w:val="494"/>
          <w:jc w:val="center"/>
        </w:trPr>
        <w:tc>
          <w:tcPr>
            <w:tcW w:w="1908" w:type="dxa"/>
            <w:tcBorders>
              <w:top w:val="single" w:sz="4" w:space="0" w:color="000000"/>
              <w:left w:val="single" w:sz="4" w:space="0" w:color="000000"/>
              <w:bottom w:val="single" w:sz="4" w:space="0" w:color="000000"/>
              <w:right w:val="single" w:sz="4" w:space="0" w:color="000000"/>
            </w:tcBorders>
          </w:tcPr>
          <w:p w14:paraId="2A78B77E"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lastRenderedPageBreak/>
              <w:t>Timing</w:t>
            </w:r>
          </w:p>
        </w:tc>
        <w:tc>
          <w:tcPr>
            <w:tcW w:w="7116" w:type="dxa"/>
            <w:tcBorders>
              <w:top w:val="single" w:sz="4" w:space="0" w:color="000000"/>
              <w:left w:val="single" w:sz="4" w:space="0" w:color="000000"/>
              <w:bottom w:val="single" w:sz="4" w:space="0" w:color="000000"/>
              <w:right w:val="single" w:sz="4" w:space="0" w:color="000000"/>
            </w:tcBorders>
          </w:tcPr>
          <w:p w14:paraId="7424272D" w14:textId="27D7F0C4"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Indicative timetable:</w:t>
            </w:r>
          </w:p>
          <w:p w14:paraId="29FFE85A" w14:textId="7BD700D4"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Signing of this term sheet: November 2026</w:t>
            </w:r>
          </w:p>
          <w:p w14:paraId="59819A0A" w14:textId="3DCAD40E"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Delivery of the Company’s FY26A </w:t>
            </w:r>
            <w:r w:rsidR="00C37325">
              <w:rPr>
                <w:rFonts w:ascii="Arial" w:hAnsi="Arial" w:cs="Arial"/>
                <w:sz w:val="22"/>
                <w:szCs w:val="22"/>
              </w:rPr>
              <w:t>preliminary financial statements</w:t>
            </w:r>
            <w:r w:rsidRPr="00E10E4C">
              <w:rPr>
                <w:rFonts w:ascii="Arial" w:hAnsi="Arial" w:cs="Arial"/>
                <w:sz w:val="22"/>
                <w:szCs w:val="22"/>
              </w:rPr>
              <w:t xml:space="preserve">: </w:t>
            </w:r>
            <w:r w:rsidRPr="00E10E4C">
              <w:rPr>
                <w:rFonts w:ascii="Arial" w:hAnsi="Arial" w:cs="Arial"/>
                <w:sz w:val="22"/>
                <w:szCs w:val="22"/>
              </w:rPr>
              <w:t>early</w:t>
            </w:r>
            <w:r w:rsidR="00D214C6">
              <w:rPr>
                <w:rFonts w:ascii="Arial" w:hAnsi="Arial" w:cs="Arial"/>
                <w:sz w:val="22"/>
                <w:szCs w:val="22"/>
              </w:rPr>
              <w:t>-mid</w:t>
            </w:r>
            <w:r w:rsidRPr="00E10E4C">
              <w:rPr>
                <w:rFonts w:ascii="Arial" w:hAnsi="Arial" w:cs="Arial"/>
                <w:sz w:val="22"/>
                <w:szCs w:val="22"/>
              </w:rPr>
              <w:t xml:space="preserve"> February 2027</w:t>
            </w:r>
          </w:p>
          <w:p w14:paraId="5BFF4733" w14:textId="16B1B438" w:rsidR="00C434BD" w:rsidRPr="00E10E4C"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Agreement of </w:t>
            </w:r>
            <w:r w:rsidR="00705145">
              <w:rPr>
                <w:rFonts w:ascii="Arial" w:hAnsi="Arial" w:cs="Arial"/>
                <w:sz w:val="22"/>
                <w:szCs w:val="22"/>
              </w:rPr>
              <w:t>Preliminary</w:t>
            </w:r>
            <w:r w:rsidR="00705145" w:rsidRPr="00E10E4C">
              <w:rPr>
                <w:rFonts w:ascii="Arial" w:hAnsi="Arial" w:cs="Arial"/>
                <w:sz w:val="22"/>
                <w:szCs w:val="22"/>
              </w:rPr>
              <w:t xml:space="preserve"> </w:t>
            </w:r>
            <w:r w:rsidRPr="00E10E4C">
              <w:rPr>
                <w:rFonts w:ascii="Arial" w:hAnsi="Arial" w:cs="Arial"/>
                <w:sz w:val="22"/>
                <w:szCs w:val="22"/>
              </w:rPr>
              <w:t xml:space="preserve">Purchase Price and signing of share purchase agreement: within </w:t>
            </w:r>
            <w:r w:rsidR="00F22A21">
              <w:rPr>
                <w:rFonts w:ascii="Arial" w:hAnsi="Arial" w:cs="Arial"/>
                <w:sz w:val="22"/>
                <w:szCs w:val="22"/>
              </w:rPr>
              <w:t xml:space="preserve">10 Business Days </w:t>
            </w:r>
            <w:r w:rsidRPr="00E10E4C">
              <w:rPr>
                <w:rFonts w:ascii="Arial" w:hAnsi="Arial" w:cs="Arial"/>
                <w:sz w:val="22"/>
                <w:szCs w:val="22"/>
              </w:rPr>
              <w:t xml:space="preserve">of delivery of the FY26A </w:t>
            </w:r>
            <w:r w:rsidR="00C37325">
              <w:rPr>
                <w:rFonts w:ascii="Arial" w:hAnsi="Arial" w:cs="Arial"/>
                <w:sz w:val="22"/>
                <w:szCs w:val="22"/>
              </w:rPr>
              <w:t>preliminary financial statements</w:t>
            </w:r>
          </w:p>
          <w:p w14:paraId="3D57719C" w14:textId="77777777" w:rsidR="00C434BD" w:rsidRDefault="00C434B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Completion: promptly following satisfaction of the conditions set out above and targeted for Q1 2027</w:t>
            </w:r>
          </w:p>
          <w:p w14:paraId="3B30F5E8" w14:textId="2D15859B" w:rsidR="00A061CD" w:rsidRPr="00E10E4C" w:rsidRDefault="00A061C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C37325">
              <w:rPr>
                <w:rFonts w:ascii="Arial" w:hAnsi="Arial" w:cs="Arial"/>
                <w:sz w:val="22"/>
                <w:szCs w:val="22"/>
              </w:rPr>
              <w:t>Audited FY26 financial statements and Adjustment Statement: May 2027</w:t>
            </w:r>
          </w:p>
          <w:p w14:paraId="6B5B5A00" w14:textId="18EF81AF" w:rsidR="00C37325" w:rsidRPr="00E10E4C" w:rsidRDefault="00A061CD" w:rsidP="00A10E14">
            <w:pPr>
              <w:pStyle w:val="ListBullet"/>
              <w:numPr>
                <w:ilvl w:val="1"/>
                <w:numId w:val="4"/>
              </w:numPr>
              <w:tabs>
                <w:tab w:val="left" w:pos="360"/>
              </w:tabs>
              <w:spacing w:before="120" w:after="288" w:line="276" w:lineRule="auto"/>
              <w:contextualSpacing/>
              <w:rPr>
                <w:rFonts w:ascii="Arial" w:hAnsi="Arial" w:cs="Arial"/>
                <w:sz w:val="22"/>
                <w:szCs w:val="22"/>
              </w:rPr>
            </w:pPr>
            <w:r w:rsidRPr="00C37325">
              <w:rPr>
                <w:rFonts w:ascii="Arial" w:hAnsi="Arial" w:cs="Arial"/>
                <w:sz w:val="22"/>
                <w:szCs w:val="22"/>
              </w:rPr>
              <w:t>Adjustment payment (if any): within 10 Business Days of the Adjustment Statement becoming final</w:t>
            </w:r>
          </w:p>
        </w:tc>
      </w:tr>
      <w:tr w:rsidR="00C434BD" w:rsidRPr="00E10E4C" w14:paraId="364B502F" w14:textId="77777777" w:rsidTr="00C434BD">
        <w:trPr>
          <w:jc w:val="center"/>
        </w:trPr>
        <w:tc>
          <w:tcPr>
            <w:tcW w:w="1908" w:type="dxa"/>
            <w:tcBorders>
              <w:top w:val="single" w:sz="4" w:space="0" w:color="000000"/>
              <w:left w:val="single" w:sz="4" w:space="0" w:color="000000"/>
              <w:bottom w:val="single" w:sz="4" w:space="0" w:color="000000"/>
              <w:right w:val="single" w:sz="4" w:space="0" w:color="000000"/>
            </w:tcBorders>
          </w:tcPr>
          <w:p w14:paraId="60A67350" w14:textId="41765C20" w:rsidR="00C434BD" w:rsidRPr="00E10E4C" w:rsidRDefault="00C434BD" w:rsidP="00C434BD">
            <w:pPr>
              <w:pStyle w:val="BodyText"/>
              <w:rPr>
                <w:rFonts w:ascii="Arial" w:hAnsi="Arial" w:cs="Arial"/>
              </w:rPr>
            </w:pPr>
            <w:r w:rsidRPr="00E10E4C">
              <w:rPr>
                <w:rFonts w:ascii="Arial" w:hAnsi="Arial" w:cs="Arial"/>
              </w:rPr>
              <w:t>Confidentiality</w:t>
            </w:r>
          </w:p>
        </w:tc>
        <w:tc>
          <w:tcPr>
            <w:tcW w:w="7116" w:type="dxa"/>
            <w:tcBorders>
              <w:top w:val="single" w:sz="4" w:space="0" w:color="000000"/>
              <w:left w:val="single" w:sz="4" w:space="0" w:color="000000"/>
              <w:bottom w:val="single" w:sz="4" w:space="0" w:color="000000"/>
              <w:right w:val="single" w:sz="4" w:space="0" w:color="000000"/>
            </w:tcBorders>
          </w:tcPr>
          <w:p w14:paraId="39DD6168" w14:textId="77777777"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existence and contents of this term sheet, and the discussions between the parties in relation to the Proposed Transaction, are confidential and shall not be disclosed to any third party (other than to its affiliates, and its and their respective directors, officers, employees, advisers and financing sources who need to know such information and are bound by equivalent confidentiality obligations) without the prior written consent of the other party, save as required by applicable law, regulation, the SHA or any court or regulatory authority</w:t>
            </w:r>
          </w:p>
          <w:p w14:paraId="6CA2A2C5" w14:textId="72B493D3"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This section is legally binding and shall survive for a period of 2 years from the date of this term sheet</w:t>
            </w:r>
          </w:p>
        </w:tc>
      </w:tr>
      <w:tr w:rsidR="00C434BD" w:rsidRPr="00E10E4C" w14:paraId="341C422B" w14:textId="77777777" w:rsidTr="00C434BD">
        <w:trPr>
          <w:jc w:val="center"/>
        </w:trPr>
        <w:tc>
          <w:tcPr>
            <w:tcW w:w="1908" w:type="dxa"/>
            <w:tcBorders>
              <w:top w:val="single" w:sz="4" w:space="0" w:color="000000"/>
              <w:left w:val="single" w:sz="4" w:space="0" w:color="000000"/>
              <w:bottom w:val="single" w:sz="4" w:space="0" w:color="000000"/>
              <w:right w:val="single" w:sz="4" w:space="0" w:color="000000"/>
            </w:tcBorders>
          </w:tcPr>
          <w:p w14:paraId="024FF538" w14:textId="694DD720" w:rsidR="00C434BD" w:rsidRPr="00E10E4C" w:rsidRDefault="00C434BD" w:rsidP="00C434BD">
            <w:pPr>
              <w:pStyle w:val="BodyText"/>
              <w:rPr>
                <w:rFonts w:ascii="Arial" w:hAnsi="Arial" w:cs="Arial"/>
              </w:rPr>
            </w:pPr>
            <w:r w:rsidRPr="00E10E4C">
              <w:rPr>
                <w:rFonts w:ascii="Arial" w:hAnsi="Arial" w:cs="Arial"/>
              </w:rPr>
              <w:t>Governing Law</w:t>
            </w:r>
          </w:p>
        </w:tc>
        <w:tc>
          <w:tcPr>
            <w:tcW w:w="7116" w:type="dxa"/>
            <w:tcBorders>
              <w:top w:val="single" w:sz="4" w:space="0" w:color="000000"/>
              <w:left w:val="single" w:sz="4" w:space="0" w:color="000000"/>
              <w:bottom w:val="single" w:sz="4" w:space="0" w:color="000000"/>
              <w:right w:val="single" w:sz="4" w:space="0" w:color="000000"/>
            </w:tcBorders>
          </w:tcPr>
          <w:p w14:paraId="7B6711BC" w14:textId="77777777" w:rsidR="003E27B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This term sheet, and any non-contractual obligations arising out of or in connection with it, shall be governed by and construed in accordance with the laws of England and Wales</w:t>
            </w:r>
          </w:p>
          <w:p w14:paraId="41D6C112" w14:textId="7E02449E" w:rsidR="003E27B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lastRenderedPageBreak/>
              <w:t>The parties irrevocably submit to the exclusive jurisdiction of the courts of England and Wales in respect of any dispute arising out of or in connection with this term sheet</w:t>
            </w:r>
          </w:p>
          <w:p w14:paraId="507F0629" w14:textId="66B9B930" w:rsidR="00C434BD" w:rsidRPr="00E10E4C" w:rsidRDefault="00C434BD" w:rsidP="00A10E14">
            <w:pPr>
              <w:pStyle w:val="ListBullet"/>
              <w:numPr>
                <w:ilvl w:val="0"/>
                <w:numId w:val="4"/>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This section is legally binding</w:t>
            </w:r>
          </w:p>
        </w:tc>
      </w:tr>
    </w:tbl>
    <w:p w14:paraId="1BAD1861" w14:textId="68B5CB2A" w:rsidR="00892C24" w:rsidRDefault="00892C24" w:rsidP="00372BC3">
      <w:pPr>
        <w:rPr>
          <w:rFonts w:ascii="Arial" w:hAnsi="Arial" w:cs="Arial"/>
          <w:bCs/>
          <w:color w:val="02283F" w:themeColor="text1"/>
        </w:rPr>
      </w:pPr>
    </w:p>
    <w:p w14:paraId="213FEBAB" w14:textId="77777777" w:rsidR="00892C24" w:rsidRDefault="00892C24">
      <w:pPr>
        <w:rPr>
          <w:rFonts w:ascii="Arial" w:hAnsi="Arial" w:cs="Arial"/>
          <w:bCs/>
          <w:color w:val="02283F" w:themeColor="text1"/>
        </w:rPr>
      </w:pPr>
      <w:r>
        <w:rPr>
          <w:rFonts w:ascii="Arial" w:hAnsi="Arial" w:cs="Arial"/>
          <w:bCs/>
          <w:color w:val="02283F" w:themeColor="text1"/>
        </w:rPr>
        <w:br w:type="page"/>
      </w:r>
    </w:p>
    <w:p w14:paraId="6C664B52" w14:textId="77777777" w:rsidR="002D5AEC" w:rsidRDefault="002D5AEC" w:rsidP="00372BC3">
      <w:pPr>
        <w:rPr>
          <w:rFonts w:ascii="Arial" w:hAnsi="Arial" w:cs="Arial"/>
          <w:bCs/>
          <w:color w:val="02283F" w:themeColor="text1"/>
        </w:rPr>
      </w:pPr>
    </w:p>
    <w:p w14:paraId="5A776D43" w14:textId="77777777" w:rsidR="002D5AEC" w:rsidRDefault="002D5AEC" w:rsidP="002D5AEC">
      <w:pPr>
        <w:spacing w:after="360"/>
        <w:rPr>
          <w:rFonts w:ascii="Arial" w:hAnsi="Arial" w:cs="Arial"/>
          <w:b/>
          <w:color w:val="000000"/>
        </w:rPr>
      </w:pPr>
      <w:r w:rsidRPr="002D5AEC">
        <w:rPr>
          <w:rFonts w:ascii="Arial" w:hAnsi="Arial" w:cs="Arial"/>
          <w:b/>
          <w:color w:val="000000"/>
        </w:rPr>
        <w:t>SIGNATURE PAGE</w:t>
      </w:r>
    </w:p>
    <w:p w14:paraId="5246E799" w14:textId="316C2F23" w:rsidR="002D5AEC" w:rsidRDefault="002D5AEC" w:rsidP="002D5AEC">
      <w:pPr>
        <w:spacing w:after="360"/>
        <w:rPr>
          <w:rFonts w:ascii="Arial" w:hAnsi="Arial" w:cs="Arial"/>
          <w:b/>
          <w:color w:val="000000"/>
        </w:rPr>
      </w:pPr>
      <w:r>
        <w:rPr>
          <w:rFonts w:ascii="Arial" w:hAnsi="Arial" w:cs="Arial"/>
          <w:b/>
          <w:color w:val="000000"/>
        </w:rPr>
        <w:t>Dated ________________ 2026</w:t>
      </w:r>
    </w:p>
    <w:p w14:paraId="782E166E" w14:textId="77777777" w:rsidR="002D5AEC" w:rsidRDefault="002D5AEC" w:rsidP="002D5AEC">
      <w:pPr>
        <w:spacing w:after="360"/>
        <w:rPr>
          <w:rFonts w:ascii="Arial" w:hAnsi="Arial" w:cs="Arial"/>
          <w:color w:val="000000"/>
        </w:rPr>
      </w:pPr>
      <w:r w:rsidRPr="002D5AEC">
        <w:rPr>
          <w:rFonts w:ascii="Arial" w:hAnsi="Arial" w:cs="Arial"/>
          <w:color w:val="000000"/>
        </w:rPr>
        <w:t>Acknowledged and agreed (in respect of the binding provisions only) by:</w:t>
      </w:r>
    </w:p>
    <w:p w14:paraId="172508FE" w14:textId="3A9BCD55" w:rsidR="002D5AEC" w:rsidRPr="00C37325" w:rsidRDefault="0017744E" w:rsidP="002D5AEC">
      <w:pPr>
        <w:spacing w:after="0"/>
        <w:rPr>
          <w:rFonts w:ascii="Arial" w:hAnsi="Arial" w:cs="Arial"/>
          <w:b/>
          <w:color w:val="000000"/>
          <w:lang w:val="fr-FR"/>
        </w:rPr>
      </w:pPr>
      <w:r w:rsidRPr="00C37325">
        <w:rPr>
          <w:rFonts w:ascii="Arial" w:hAnsi="Arial" w:cs="Arial"/>
          <w:b/>
          <w:color w:val="000000"/>
          <w:lang w:val="fr-FR"/>
        </w:rPr>
        <w:t>CORSAIR EUROPEAN INSURANCE SERVICES L.P.</w:t>
      </w:r>
    </w:p>
    <w:p w14:paraId="5904C40D" w14:textId="3B63148E" w:rsidR="002D5AEC" w:rsidRPr="00C37325" w:rsidRDefault="002D5AEC" w:rsidP="002D5AEC">
      <w:pPr>
        <w:spacing w:after="240"/>
        <w:rPr>
          <w:rFonts w:ascii="Arial" w:hAnsi="Arial" w:cs="Arial"/>
          <w:b/>
          <w:color w:val="000000"/>
          <w:lang w:val="fr-FR"/>
        </w:rPr>
      </w:pP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80" w:firstRow="0" w:lastRow="0" w:firstColumn="1" w:lastColumn="0" w:noHBand="0" w:noVBand="1"/>
      </w:tblPr>
      <w:tblGrid>
        <w:gridCol w:w="4886"/>
      </w:tblGrid>
      <w:tr w:rsidR="002D5AEC" w:rsidRPr="002D5AEC" w14:paraId="7F4BA80B" w14:textId="77777777" w:rsidTr="002D5AEC">
        <w:tc>
          <w:tcPr>
            <w:tcW w:w="4886" w:type="dxa"/>
          </w:tcPr>
          <w:p w14:paraId="5D7AD297" w14:textId="5B153042" w:rsidR="002D5AEC" w:rsidRPr="002D5AEC" w:rsidRDefault="002D5AEC" w:rsidP="002D5AEC">
            <w:pPr>
              <w:spacing w:before="120" w:after="240"/>
              <w:rPr>
                <w:rFonts w:ascii="Arial" w:hAnsi="Arial" w:cs="Arial"/>
                <w:color w:val="000000"/>
              </w:rPr>
            </w:pPr>
            <w:r w:rsidRPr="002D5AEC">
              <w:rPr>
                <w:rFonts w:ascii="Arial" w:hAnsi="Arial" w:cs="Arial"/>
                <w:color w:val="000000"/>
              </w:rPr>
              <w:t>By: ______________________________</w:t>
            </w:r>
          </w:p>
        </w:tc>
      </w:tr>
      <w:tr w:rsidR="002D5AEC" w:rsidRPr="002D5AEC" w14:paraId="5E489BAE" w14:textId="77777777" w:rsidTr="002D5AEC">
        <w:tc>
          <w:tcPr>
            <w:tcW w:w="4886" w:type="dxa"/>
          </w:tcPr>
          <w:p w14:paraId="147AA8E2" w14:textId="304B6A79" w:rsidR="002D5AEC" w:rsidRPr="002D5AEC" w:rsidRDefault="002D5AEC" w:rsidP="002D5AEC">
            <w:pPr>
              <w:spacing w:before="120" w:after="240"/>
              <w:rPr>
                <w:rFonts w:ascii="Arial" w:hAnsi="Arial" w:cs="Arial"/>
                <w:color w:val="000000"/>
              </w:rPr>
            </w:pPr>
            <w:r w:rsidRPr="002D5AEC">
              <w:rPr>
                <w:rFonts w:ascii="Arial" w:hAnsi="Arial" w:cs="Arial"/>
                <w:color w:val="000000"/>
              </w:rPr>
              <w:t xml:space="preserve">Name: </w:t>
            </w:r>
          </w:p>
        </w:tc>
      </w:tr>
      <w:tr w:rsidR="002D5AEC" w:rsidRPr="002D5AEC" w14:paraId="302A1FDD" w14:textId="77777777" w:rsidTr="002D5AEC">
        <w:tc>
          <w:tcPr>
            <w:tcW w:w="4886" w:type="dxa"/>
          </w:tcPr>
          <w:p w14:paraId="22893C34" w14:textId="0FCC1F05" w:rsidR="002D5AEC" w:rsidRPr="002D5AEC" w:rsidRDefault="002D5AEC" w:rsidP="002D5AEC">
            <w:pPr>
              <w:spacing w:before="120" w:after="240"/>
              <w:rPr>
                <w:rFonts w:ascii="Arial" w:hAnsi="Arial" w:cs="Arial"/>
                <w:color w:val="000000"/>
              </w:rPr>
            </w:pPr>
          </w:p>
        </w:tc>
      </w:tr>
    </w:tbl>
    <w:p w14:paraId="26628113" w14:textId="77777777" w:rsidR="002D5AEC" w:rsidRDefault="002D5AEC" w:rsidP="002D5AEC">
      <w:pPr>
        <w:spacing w:after="0"/>
        <w:rPr>
          <w:rFonts w:ascii="Arial" w:hAnsi="Arial" w:cs="Arial"/>
          <w:color w:val="000000"/>
        </w:rPr>
      </w:pPr>
    </w:p>
    <w:p w14:paraId="20F54D6A" w14:textId="466E735C" w:rsidR="002D5AEC" w:rsidRDefault="00F22A21" w:rsidP="002D5AEC">
      <w:pPr>
        <w:spacing w:before="240" w:after="0"/>
        <w:rPr>
          <w:rFonts w:ascii="Arial" w:hAnsi="Arial" w:cs="Arial"/>
          <w:b/>
          <w:color w:val="000000"/>
        </w:rPr>
      </w:pPr>
      <w:r w:rsidRPr="00F22A21">
        <w:rPr>
          <w:rFonts w:ascii="Arial" w:hAnsi="Arial" w:cs="Arial"/>
          <w:b/>
          <w:color w:val="000000"/>
        </w:rPr>
        <w:t xml:space="preserve">EFINITY INSURANCE GROUP SPÓŁKA </w:t>
      </w:r>
      <w:del w:id="1003" w:author="Corsair review" w:date="2026-10-29T19:34:47Z">
        <w:r w:rsidRPr="00F22A21">
          <w:rPr>
            <w:rFonts w:ascii="Arial" w:hAnsi="Arial" w:cs="Arial"/>
            <w:b/>
            <w:color w:val="000000"/>
          </w:rPr>
          <w:delText xml:space="preserve">ACKYJNA</w:delText>
        </w:r>
      </w:del>
      <w:ins w:id="1004" w:author="Corsair review" w:date="2026-10-29T19:34:47Z">
        <w:r w:rsidRPr="00F22A21">
          <w:rPr>
            <w:rFonts w:ascii="Arial" w:hAnsi="Arial" w:cs="Arial"/>
            <w:b/>
            <w:color w:val="000000"/>
          </w:rPr>
          <w:t xml:space="preserve">AKCYJNA</w:t>
        </w:r>
      </w:ins>
    </w:p>
    <w:p w14:paraId="1490A367" w14:textId="77777777" w:rsidR="00F03AE4" w:rsidRDefault="00F03AE4" w:rsidP="002D5AEC">
      <w:pPr>
        <w:spacing w:after="120"/>
        <w:rPr>
          <w:rFonts w:ascii="Arial" w:hAnsi="Arial" w:cs="Arial"/>
          <w:color w:val="000000"/>
        </w:rPr>
      </w:pP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80" w:firstRow="0" w:lastRow="0" w:firstColumn="1" w:lastColumn="0" w:noHBand="0" w:noVBand="1"/>
      </w:tblPr>
      <w:tblGrid>
        <w:gridCol w:w="4886"/>
      </w:tblGrid>
      <w:tr w:rsidR="006346D3" w:rsidRPr="002D5AEC" w14:paraId="674275FD" w14:textId="77777777" w:rsidTr="00612553">
        <w:tc>
          <w:tcPr>
            <w:tcW w:w="4886" w:type="dxa"/>
          </w:tcPr>
          <w:p w14:paraId="5CD4B577" w14:textId="77777777" w:rsidR="006346D3" w:rsidRPr="002D5AEC" w:rsidRDefault="006346D3" w:rsidP="00612553">
            <w:pPr>
              <w:spacing w:before="120" w:after="240"/>
              <w:rPr>
                <w:rFonts w:ascii="Arial" w:hAnsi="Arial" w:cs="Arial"/>
                <w:color w:val="000000"/>
              </w:rPr>
            </w:pPr>
            <w:r w:rsidRPr="002D5AEC">
              <w:rPr>
                <w:rFonts w:ascii="Arial" w:hAnsi="Arial" w:cs="Arial"/>
                <w:color w:val="000000"/>
              </w:rPr>
              <w:t>By: ______________________________</w:t>
            </w:r>
          </w:p>
        </w:tc>
      </w:tr>
      <w:tr w:rsidR="006346D3" w:rsidRPr="002D5AEC" w14:paraId="74E4825E" w14:textId="77777777" w:rsidTr="00612553">
        <w:tc>
          <w:tcPr>
            <w:tcW w:w="4886" w:type="dxa"/>
          </w:tcPr>
          <w:p w14:paraId="7BB549FE" w14:textId="77777777" w:rsidR="006346D3" w:rsidRPr="002D5AEC" w:rsidRDefault="006346D3" w:rsidP="00612553">
            <w:pPr>
              <w:spacing w:before="120" w:after="240"/>
              <w:rPr>
                <w:rFonts w:ascii="Arial" w:hAnsi="Arial" w:cs="Arial"/>
                <w:color w:val="000000"/>
              </w:rPr>
            </w:pPr>
            <w:r w:rsidRPr="002D5AEC">
              <w:rPr>
                <w:rFonts w:ascii="Arial" w:hAnsi="Arial" w:cs="Arial"/>
                <w:color w:val="000000"/>
              </w:rPr>
              <w:t xml:space="preserve">Name: </w:t>
            </w:r>
          </w:p>
        </w:tc>
      </w:tr>
    </w:tbl>
    <w:p w14:paraId="5D521C48" w14:textId="18166E64" w:rsidR="00C434BD" w:rsidRPr="00E10E4C" w:rsidRDefault="004F0888" w:rsidP="00456F0E">
      <w:pPr>
        <w:pStyle w:val="BodyText"/>
        <w:rPr>
          <w:rFonts w:ascii="Arial" w:hAnsi="Arial" w:cs="Arial"/>
        </w:rPr>
      </w:pPr>
      <w:r w:rsidRPr="00E10E4C">
        <w:rPr>
          <w:rFonts w:ascii="Arial" w:hAnsi="Arial" w:cs="Arial"/>
        </w:rPr>
        <w:br w:type="page"/>
      </w:r>
    </w:p>
    <w:sectPr w:rsidR="00C434BD" w:rsidRPr="00E10E4C" w:rsidSect="00C00441">
      <w:headerReference w:type="even" r:id="rId8"/>
      <w:headerReference w:type="default" r:id="rId9"/>
      <w:footerReference w:type="even" r:id="rId10"/>
      <w:footerReference w:type="default" r:id="rId11"/>
      <w:headerReference w:type="first" r:id="rId12"/>
      <w:footerReference w:type="first" r:id="rId13"/>
      <w:pgSz w:w="11906" w:h="16838"/>
      <w:pgMar w:top="1440" w:right="1134" w:bottom="1440" w:left="990" w:header="62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E949F" w14:textId="77777777" w:rsidR="00A10E14" w:rsidRDefault="00A10E14">
      <w:pPr>
        <w:spacing w:after="0" w:line="240" w:lineRule="auto"/>
      </w:pPr>
      <w:r>
        <w:separator/>
      </w:r>
    </w:p>
  </w:endnote>
  <w:endnote w:type="continuationSeparator" w:id="0">
    <w:p w14:paraId="73615418" w14:textId="77777777" w:rsidR="00A10E14" w:rsidRDefault="00A10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TZhongsong">
    <w:charset w:val="86"/>
    <w:family w:val="auto"/>
    <w:pitch w:val="variable"/>
    <w:sig w:usb0="00000287" w:usb1="080F0000" w:usb2="00000010" w:usb3="00000000" w:csb0="0004009F" w:csb1="00000000"/>
  </w:font>
  <w:font w:name="Helvetica Neue">
    <w:altName w:val="Arial"/>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Roboto Light">
    <w:charset w:val="00"/>
    <w:family w:val="auto"/>
    <w:pitch w:val="variable"/>
    <w:sig w:usb0="E0000AFF" w:usb1="5000217F" w:usb2="00000021"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D1E4" w14:textId="77777777" w:rsidR="004F0888" w:rsidRDefault="004F0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F052" w14:textId="4959B082" w:rsidR="00A94276" w:rsidRDefault="00A10E14" w:rsidP="00A94276">
    <w:pPr>
      <w:pStyle w:val="Footer"/>
    </w:pPr>
    <w:sdt>
      <w:sdtPr>
        <w:alias w:val="BHDC Content"/>
        <w:tag w:val="EE13A65B73214830BEF89A4571360D6DDOCID_FOOTER"/>
        <w:id w:val="313840275"/>
        <w:placeholder>
          <w:docPart w:val="42FA7EE25A7B41AAA54890265691CF7B"/>
        </w:placeholder>
        <w:showingPlcHdr/>
      </w:sdtPr>
      <w:sdtEndPr/>
      <w:sdtContent/>
    </w:sdt>
  </w:p>
  <w:p w14:paraId="4AF143E5" w14:textId="77777777" w:rsidR="00E41FF3" w:rsidRPr="006D09CE" w:rsidRDefault="00E41FF3">
    <w:pPr>
      <w:pStyle w:val="Footer"/>
      <w:jc w:val="right"/>
      <w:rPr>
        <w:rFonts w:ascii="Garamond" w:hAnsi="Garamond"/>
        <w:sz w:val="16"/>
      </w:rPr>
    </w:pPr>
  </w:p>
  <w:p w14:paraId="24C67452" w14:textId="77777777" w:rsidR="00E41FF3" w:rsidRDefault="00E41FF3" w:rsidP="003E33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7A72" w14:textId="4A31CCAE" w:rsidR="00A94276" w:rsidRDefault="00A94276" w:rsidP="00A94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11325" w14:textId="77777777" w:rsidR="00A10E14" w:rsidRDefault="00A10E14">
      <w:pPr>
        <w:spacing w:after="0" w:line="240" w:lineRule="auto"/>
      </w:pPr>
      <w:r>
        <w:separator/>
      </w:r>
    </w:p>
  </w:footnote>
  <w:footnote w:type="continuationSeparator" w:id="0">
    <w:p w14:paraId="533FC6C6" w14:textId="77777777" w:rsidR="00A10E14" w:rsidRDefault="00A10E14">
      <w:pPr>
        <w:spacing w:after="0" w:line="240" w:lineRule="auto"/>
      </w:pPr>
      <w:r>
        <w:continuationSeparator/>
      </w:r>
    </w:p>
  </w:footnote>
  <w:footnote w:type="continuationNotice" w:id="1">
    <w:p w14:paraId="75813F66" w14:textId="77777777" w:rsidR="00A10E14" w:rsidRDefault="00A10E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7201" w14:textId="77777777" w:rsidR="004F0888" w:rsidRDefault="004F0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E204" w14:textId="77777777" w:rsidR="00F01543" w:rsidRPr="00BA3550" w:rsidRDefault="00F01543" w:rsidP="00F01543">
    <w:pPr>
      <w:spacing w:after="0" w:line="240" w:lineRule="auto"/>
      <w:rPr>
        <w:rFonts w:cstheme="minorHAnsi"/>
        <w:sz w:val="20"/>
        <w:szCs w:val="20"/>
      </w:rPr>
    </w:pPr>
  </w:p>
  <w:p w14:paraId="1C05B47B" w14:textId="77777777" w:rsidR="00E41FF3" w:rsidRPr="00551C63" w:rsidRDefault="00195383">
    <w:pPr>
      <w:pStyle w:val="Header"/>
      <w:tabs>
        <w:tab w:val="clear" w:pos="4680"/>
        <w:tab w:val="clear" w:pos="9360"/>
      </w:tabs>
      <w:jc w:val="center"/>
      <w:rPr>
        <w:rFonts w:ascii="Roboto Light" w:hAnsi="Roboto Light"/>
        <w:sz w:val="16"/>
        <w:szCs w:val="16"/>
      </w:rPr>
    </w:pPr>
    <w:r>
      <w:ptab w:relativeTo="margin" w:alignment="center" w:leader="none"/>
    </w:r>
    <w:r w:rsidRPr="00551C63">
      <w:rPr>
        <w:rFonts w:ascii="Roboto Light" w:hAnsi="Roboto Light"/>
        <w:sz w:val="16"/>
        <w:szCs w:val="16"/>
      </w:rPr>
      <w:t>Private &amp; Confidential</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DB2B" w14:textId="77777777" w:rsidR="00C00441" w:rsidRDefault="00195383" w:rsidP="00C00441">
    <w:pPr>
      <w:pStyle w:val="Header"/>
      <w:jc w:val="center"/>
    </w:pPr>
    <w:r w:rsidRPr="0014209D">
      <w:rPr>
        <w:noProof/>
      </w:rPr>
      <w:drawing>
        <wp:anchor distT="0" distB="0" distL="114300" distR="114300" simplePos="0" relativeHeight="251658240" behindDoc="1" locked="0" layoutInCell="1" allowOverlap="1" wp14:anchorId="516661DF" wp14:editId="5FC58C44">
          <wp:simplePos x="0" y="0"/>
          <wp:positionH relativeFrom="margin">
            <wp:align>center</wp:align>
          </wp:positionH>
          <wp:positionV relativeFrom="paragraph">
            <wp:posOffset>-70292</wp:posOffset>
          </wp:positionV>
          <wp:extent cx="1058674" cy="475152"/>
          <wp:effectExtent l="0" t="0" r="8255" b="1270"/>
          <wp:wrapTight wrapText="bothSides">
            <wp:wrapPolygon edited="0">
              <wp:start x="8163" y="0"/>
              <wp:lineTo x="5831" y="866"/>
              <wp:lineTo x="0" y="11262"/>
              <wp:lineTo x="0" y="20791"/>
              <wp:lineTo x="21380" y="20791"/>
              <wp:lineTo x="21380" y="12128"/>
              <wp:lineTo x="15549" y="866"/>
              <wp:lineTo x="13605" y="0"/>
              <wp:lineTo x="8163" y="0"/>
            </wp:wrapPolygon>
          </wp:wrapTight>
          <wp:docPr id="14" name="Picture 14">
            <a:extLst xmlns:a="http://schemas.openxmlformats.org/drawingml/2006/main">
              <a:ext uri="{FF2B5EF4-FFF2-40B4-BE49-F238E27FC236}">
                <a16:creationId xmlns:a16="http://schemas.microsoft.com/office/drawing/2014/main" id="{07E9961B-BBDB-0044-81D7-47032840CC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A close up of a sign&#10;&#10;Description automatically generated">
                    <a:extLst>
                      <a:ext uri="{FF2B5EF4-FFF2-40B4-BE49-F238E27FC236}">
                        <a16:creationId xmlns:a16="http://schemas.microsoft.com/office/drawing/2014/main" id="{07E9961B-BBDB-0044-81D7-47032840CC8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674" cy="47515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92335"/>
    <w:multiLevelType w:val="multilevel"/>
    <w:tmpl w:val="84621B02"/>
    <w:name w:val="zzmpFWN||FW Notes|2|3|1|1|2|33||1|0|0||1|0|0||1|0|0||1|0|0||1|0|0||1|0|0||mpNA||mpNA||"/>
    <w:lvl w:ilvl="0">
      <w:start w:val="1"/>
      <w:numFmt w:val="decimal"/>
      <w:pStyle w:val="FWNL1"/>
      <w:lvlText w:val="%1."/>
      <w:lvlJc w:val="left"/>
      <w:pPr>
        <w:tabs>
          <w:tab w:val="num" w:pos="432"/>
        </w:tabs>
        <w:ind w:left="0" w:firstLine="0"/>
      </w:pPr>
      <w:rPr>
        <w:rFonts w:ascii="Times New Roman" w:hAnsi="Times New Roman" w:cs="Times New Roman" w:hint="default"/>
        <w:b/>
        <w:i w:val="0"/>
        <w:caps w:val="0"/>
        <w:color w:val="auto"/>
        <w:sz w:val="22"/>
        <w:u w:val="none"/>
      </w:rPr>
    </w:lvl>
    <w:lvl w:ilvl="1">
      <w:start w:val="1"/>
      <w:numFmt w:val="lowerLetter"/>
      <w:pStyle w:val="FWNL2"/>
      <w:lvlText w:val="(%2)"/>
      <w:lvlJc w:val="left"/>
      <w:pPr>
        <w:tabs>
          <w:tab w:val="num" w:pos="720"/>
        </w:tabs>
        <w:ind w:left="720" w:hanging="720"/>
      </w:pPr>
      <w:rPr>
        <w:rFonts w:ascii="Times New Roman" w:hAnsi="Times New Roman" w:cs="Times New Roman" w:hint="default"/>
        <w:b w:val="0"/>
        <w:i w:val="0"/>
        <w:caps w:val="0"/>
        <w:color w:val="auto"/>
        <w:sz w:val="22"/>
        <w:u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color w:val="auto"/>
        <w:sz w:val="22"/>
        <w:u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color w:val="auto"/>
        <w:sz w:val="22"/>
        <w:u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color w:val="auto"/>
        <w:sz w:val="22"/>
        <w:u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color w:val="auto"/>
        <w:sz w:val="22"/>
        <w:u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color w:val="auto"/>
        <w:sz w:val="22"/>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 w15:restartNumberingAfterBreak="0">
    <w:nsid w:val="3F0012DC"/>
    <w:multiLevelType w:val="multilevel"/>
    <w:tmpl w:val="7C90FBC8"/>
    <w:lvl w:ilvl="0">
      <w:start w:val="1"/>
      <w:numFmt w:val="bullet"/>
      <w:pStyle w:val="ListBullet"/>
      <w:lvlText w:val="-"/>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61680F45"/>
    <w:multiLevelType w:val="multilevel"/>
    <w:tmpl w:val="67A48D50"/>
    <w:lvl w:ilvl="0">
      <w:start w:val="1"/>
      <w:numFmt w:val="decimal"/>
      <w:pStyle w:val="TSLv3List1"/>
      <w:lvlText w:val="%1."/>
      <w:lvlJc w:val="left"/>
      <w:pPr>
        <w:tabs>
          <w:tab w:val="num" w:pos="2835"/>
        </w:tabs>
        <w:ind w:left="2835" w:hanging="850"/>
      </w:pPr>
      <w:rPr>
        <w:rFonts w:ascii="Calibri" w:hAnsi="Calibri" w:hint="default"/>
        <w:b w:val="0"/>
        <w:i w:val="0"/>
        <w:sz w:val="2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 w15:restartNumberingAfterBreak="0">
    <w:nsid w:val="763A66BE"/>
    <w:multiLevelType w:val="multilevel"/>
    <w:tmpl w:val="CAA22B0A"/>
    <w:lvl w:ilvl="0">
      <w:start w:val="1"/>
      <w:numFmt w:val="bullet"/>
      <w:lvlText w:val=""/>
      <w:lvlJc w:val="left"/>
      <w:pPr>
        <w:tabs>
          <w:tab w:val="num" w:pos="720"/>
        </w:tabs>
        <w:ind w:left="720" w:hanging="720"/>
      </w:pPr>
      <w:rPr>
        <w:rFonts w:ascii="Symbol" w:hAnsi="Symbol" w:cs="Symbol" w:hint="default"/>
        <w:sz w:val="22"/>
        <w:szCs w:val="22"/>
      </w:rPr>
    </w:lvl>
    <w:lvl w:ilvl="1">
      <w:start w:val="1"/>
      <w:numFmt w:val="bullet"/>
      <w:lvlText w:val="o"/>
      <w:lvlJc w:val="left"/>
      <w:pPr>
        <w:tabs>
          <w:tab w:val="num" w:pos="0"/>
        </w:tabs>
        <w:ind w:left="786" w:hanging="360"/>
      </w:pPr>
      <w:rPr>
        <w:rFonts w:ascii="Courier New" w:hAnsi="Courier New" w:cs="Courier New" w:hint="default"/>
      </w:rPr>
    </w:lvl>
    <w:lvl w:ilvl="2">
      <w:start w:val="1"/>
      <w:numFmt w:val="bullet"/>
      <w:lvlText w:val=""/>
      <w:lvlJc w:val="left"/>
      <w:pPr>
        <w:tabs>
          <w:tab w:val="num" w:pos="1352"/>
        </w:tabs>
        <w:ind w:left="1352"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95772342">
    <w:abstractNumId w:val="2"/>
  </w:num>
  <w:num w:numId="2" w16cid:durableId="1985037303">
    <w:abstractNumId w:val="0"/>
  </w:num>
  <w:num w:numId="3" w16cid:durableId="1662654397">
    <w:abstractNumId w:val="1"/>
  </w:num>
  <w:num w:numId="4" w16cid:durableId="594554835">
    <w:abstractNumId w:val="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4C39FC"/>
    <w:rsid w:val="00000DF3"/>
    <w:rsid w:val="000020C9"/>
    <w:rsid w:val="00004D82"/>
    <w:rsid w:val="00005313"/>
    <w:rsid w:val="00005990"/>
    <w:rsid w:val="000074B9"/>
    <w:rsid w:val="0001014E"/>
    <w:rsid w:val="000114A1"/>
    <w:rsid w:val="000114FB"/>
    <w:rsid w:val="00011694"/>
    <w:rsid w:val="00011D5C"/>
    <w:rsid w:val="000129CC"/>
    <w:rsid w:val="0001300B"/>
    <w:rsid w:val="000164D4"/>
    <w:rsid w:val="00020CB2"/>
    <w:rsid w:val="000228C1"/>
    <w:rsid w:val="00023F03"/>
    <w:rsid w:val="0002474C"/>
    <w:rsid w:val="00025A52"/>
    <w:rsid w:val="00026BA7"/>
    <w:rsid w:val="000275F8"/>
    <w:rsid w:val="000308A4"/>
    <w:rsid w:val="0003173D"/>
    <w:rsid w:val="00033386"/>
    <w:rsid w:val="00033BFD"/>
    <w:rsid w:val="0003473D"/>
    <w:rsid w:val="00035FB7"/>
    <w:rsid w:val="00036605"/>
    <w:rsid w:val="00037A59"/>
    <w:rsid w:val="0004532B"/>
    <w:rsid w:val="00045C06"/>
    <w:rsid w:val="00046E4F"/>
    <w:rsid w:val="00046E97"/>
    <w:rsid w:val="000474F3"/>
    <w:rsid w:val="0005021B"/>
    <w:rsid w:val="000506DF"/>
    <w:rsid w:val="00052C37"/>
    <w:rsid w:val="0005370D"/>
    <w:rsid w:val="00054659"/>
    <w:rsid w:val="00054B8D"/>
    <w:rsid w:val="00056F6A"/>
    <w:rsid w:val="00057CB8"/>
    <w:rsid w:val="000631EA"/>
    <w:rsid w:val="00063A6F"/>
    <w:rsid w:val="00063BE7"/>
    <w:rsid w:val="000652F8"/>
    <w:rsid w:val="0006583A"/>
    <w:rsid w:val="0007039C"/>
    <w:rsid w:val="00075382"/>
    <w:rsid w:val="00075489"/>
    <w:rsid w:val="000757DD"/>
    <w:rsid w:val="00075F27"/>
    <w:rsid w:val="00076268"/>
    <w:rsid w:val="00076EB8"/>
    <w:rsid w:val="000800B6"/>
    <w:rsid w:val="000803B4"/>
    <w:rsid w:val="000813BF"/>
    <w:rsid w:val="000826B4"/>
    <w:rsid w:val="00083C86"/>
    <w:rsid w:val="00085269"/>
    <w:rsid w:val="000852B5"/>
    <w:rsid w:val="00085C04"/>
    <w:rsid w:val="0008684B"/>
    <w:rsid w:val="00091545"/>
    <w:rsid w:val="0009246F"/>
    <w:rsid w:val="00092BEA"/>
    <w:rsid w:val="00092E20"/>
    <w:rsid w:val="00093131"/>
    <w:rsid w:val="00093417"/>
    <w:rsid w:val="00094052"/>
    <w:rsid w:val="000951D3"/>
    <w:rsid w:val="0009676E"/>
    <w:rsid w:val="000A173A"/>
    <w:rsid w:val="000A21F5"/>
    <w:rsid w:val="000A292F"/>
    <w:rsid w:val="000A3222"/>
    <w:rsid w:val="000A69DA"/>
    <w:rsid w:val="000B39C2"/>
    <w:rsid w:val="000B3B0B"/>
    <w:rsid w:val="000B3FE2"/>
    <w:rsid w:val="000B4437"/>
    <w:rsid w:val="000B5788"/>
    <w:rsid w:val="000B6458"/>
    <w:rsid w:val="000B74AB"/>
    <w:rsid w:val="000B7589"/>
    <w:rsid w:val="000B76E2"/>
    <w:rsid w:val="000C0F92"/>
    <w:rsid w:val="000C138B"/>
    <w:rsid w:val="000C1B8E"/>
    <w:rsid w:val="000C2D59"/>
    <w:rsid w:val="000C2F35"/>
    <w:rsid w:val="000C5B6D"/>
    <w:rsid w:val="000C6646"/>
    <w:rsid w:val="000C706E"/>
    <w:rsid w:val="000D0ED1"/>
    <w:rsid w:val="000D312C"/>
    <w:rsid w:val="000D38B1"/>
    <w:rsid w:val="000D398E"/>
    <w:rsid w:val="000D4780"/>
    <w:rsid w:val="000D6136"/>
    <w:rsid w:val="000D62D0"/>
    <w:rsid w:val="000D66BB"/>
    <w:rsid w:val="000D7434"/>
    <w:rsid w:val="000E20F5"/>
    <w:rsid w:val="000E3EAA"/>
    <w:rsid w:val="000E6862"/>
    <w:rsid w:val="000E6C8E"/>
    <w:rsid w:val="000E72B0"/>
    <w:rsid w:val="000F0266"/>
    <w:rsid w:val="000F04A0"/>
    <w:rsid w:val="000F0BF6"/>
    <w:rsid w:val="000F11E3"/>
    <w:rsid w:val="000F14A7"/>
    <w:rsid w:val="000F1C6C"/>
    <w:rsid w:val="000F2F59"/>
    <w:rsid w:val="000F34A8"/>
    <w:rsid w:val="000F4D3D"/>
    <w:rsid w:val="000F55BC"/>
    <w:rsid w:val="0010013D"/>
    <w:rsid w:val="001018EB"/>
    <w:rsid w:val="00101C98"/>
    <w:rsid w:val="00103305"/>
    <w:rsid w:val="00103444"/>
    <w:rsid w:val="001040CF"/>
    <w:rsid w:val="00104C1F"/>
    <w:rsid w:val="00105029"/>
    <w:rsid w:val="00106A3D"/>
    <w:rsid w:val="00107114"/>
    <w:rsid w:val="00111327"/>
    <w:rsid w:val="0011322D"/>
    <w:rsid w:val="00113DB1"/>
    <w:rsid w:val="00116382"/>
    <w:rsid w:val="00116D38"/>
    <w:rsid w:val="00120760"/>
    <w:rsid w:val="00121784"/>
    <w:rsid w:val="00122BAD"/>
    <w:rsid w:val="00123465"/>
    <w:rsid w:val="00123A3B"/>
    <w:rsid w:val="00123F89"/>
    <w:rsid w:val="00125FE3"/>
    <w:rsid w:val="00131A2F"/>
    <w:rsid w:val="001330ED"/>
    <w:rsid w:val="00134190"/>
    <w:rsid w:val="001358BF"/>
    <w:rsid w:val="00136B6B"/>
    <w:rsid w:val="0013786A"/>
    <w:rsid w:val="00137C14"/>
    <w:rsid w:val="001404B4"/>
    <w:rsid w:val="00140D54"/>
    <w:rsid w:val="001415DD"/>
    <w:rsid w:val="0014178A"/>
    <w:rsid w:val="00142C98"/>
    <w:rsid w:val="00142FDF"/>
    <w:rsid w:val="00145781"/>
    <w:rsid w:val="001459F2"/>
    <w:rsid w:val="00146432"/>
    <w:rsid w:val="0014742F"/>
    <w:rsid w:val="001503CE"/>
    <w:rsid w:val="001504E0"/>
    <w:rsid w:val="00150ACA"/>
    <w:rsid w:val="00154141"/>
    <w:rsid w:val="001601D4"/>
    <w:rsid w:val="001606CC"/>
    <w:rsid w:val="001618FC"/>
    <w:rsid w:val="001624E5"/>
    <w:rsid w:val="001630D5"/>
    <w:rsid w:val="001637E9"/>
    <w:rsid w:val="00163BF1"/>
    <w:rsid w:val="00163CAD"/>
    <w:rsid w:val="00164440"/>
    <w:rsid w:val="00164D62"/>
    <w:rsid w:val="00165176"/>
    <w:rsid w:val="00166393"/>
    <w:rsid w:val="00167AC3"/>
    <w:rsid w:val="00170EBF"/>
    <w:rsid w:val="00171805"/>
    <w:rsid w:val="00171F6F"/>
    <w:rsid w:val="0017312E"/>
    <w:rsid w:val="0017348E"/>
    <w:rsid w:val="001753AC"/>
    <w:rsid w:val="0017611E"/>
    <w:rsid w:val="00177437"/>
    <w:rsid w:val="0017744E"/>
    <w:rsid w:val="0018146B"/>
    <w:rsid w:val="00183692"/>
    <w:rsid w:val="00183741"/>
    <w:rsid w:val="00183916"/>
    <w:rsid w:val="0018668B"/>
    <w:rsid w:val="0018722B"/>
    <w:rsid w:val="0019019C"/>
    <w:rsid w:val="001902FC"/>
    <w:rsid w:val="00191CB3"/>
    <w:rsid w:val="00191CFE"/>
    <w:rsid w:val="00192199"/>
    <w:rsid w:val="00192B56"/>
    <w:rsid w:val="00192E0B"/>
    <w:rsid w:val="00194BE5"/>
    <w:rsid w:val="00195383"/>
    <w:rsid w:val="0019559E"/>
    <w:rsid w:val="001A33ED"/>
    <w:rsid w:val="001A4098"/>
    <w:rsid w:val="001A44B9"/>
    <w:rsid w:val="001A45E1"/>
    <w:rsid w:val="001A4DE2"/>
    <w:rsid w:val="001A50A9"/>
    <w:rsid w:val="001A54CE"/>
    <w:rsid w:val="001A5647"/>
    <w:rsid w:val="001A6BF0"/>
    <w:rsid w:val="001A742D"/>
    <w:rsid w:val="001A7855"/>
    <w:rsid w:val="001B27F9"/>
    <w:rsid w:val="001B3739"/>
    <w:rsid w:val="001B49C1"/>
    <w:rsid w:val="001B72E1"/>
    <w:rsid w:val="001B7BE8"/>
    <w:rsid w:val="001C01FD"/>
    <w:rsid w:val="001C0923"/>
    <w:rsid w:val="001C0B43"/>
    <w:rsid w:val="001C0F0C"/>
    <w:rsid w:val="001C0FAA"/>
    <w:rsid w:val="001C10B1"/>
    <w:rsid w:val="001C1E48"/>
    <w:rsid w:val="001C2866"/>
    <w:rsid w:val="001C35A2"/>
    <w:rsid w:val="001C3A8B"/>
    <w:rsid w:val="001C3CBB"/>
    <w:rsid w:val="001C62D4"/>
    <w:rsid w:val="001C6325"/>
    <w:rsid w:val="001C6A7D"/>
    <w:rsid w:val="001C7258"/>
    <w:rsid w:val="001D1DEF"/>
    <w:rsid w:val="001D4933"/>
    <w:rsid w:val="001D5ADB"/>
    <w:rsid w:val="001D7BD8"/>
    <w:rsid w:val="001D7C54"/>
    <w:rsid w:val="001E05B1"/>
    <w:rsid w:val="001E194D"/>
    <w:rsid w:val="001E1995"/>
    <w:rsid w:val="001E25D7"/>
    <w:rsid w:val="001E31DA"/>
    <w:rsid w:val="001E3504"/>
    <w:rsid w:val="001E5D16"/>
    <w:rsid w:val="001E6A24"/>
    <w:rsid w:val="001E6A69"/>
    <w:rsid w:val="001F0351"/>
    <w:rsid w:val="001F0831"/>
    <w:rsid w:val="001F1430"/>
    <w:rsid w:val="001F1C33"/>
    <w:rsid w:val="001F1CBB"/>
    <w:rsid w:val="001F2158"/>
    <w:rsid w:val="001F259F"/>
    <w:rsid w:val="001F2F1B"/>
    <w:rsid w:val="001F41DC"/>
    <w:rsid w:val="001F4663"/>
    <w:rsid w:val="001F518F"/>
    <w:rsid w:val="001F6192"/>
    <w:rsid w:val="001F7BAD"/>
    <w:rsid w:val="00200C2A"/>
    <w:rsid w:val="0020355F"/>
    <w:rsid w:val="00203691"/>
    <w:rsid w:val="00204047"/>
    <w:rsid w:val="002040A0"/>
    <w:rsid w:val="00204D89"/>
    <w:rsid w:val="00205B35"/>
    <w:rsid w:val="00206A17"/>
    <w:rsid w:val="002111D8"/>
    <w:rsid w:val="00213AE9"/>
    <w:rsid w:val="002145F1"/>
    <w:rsid w:val="002149C5"/>
    <w:rsid w:val="00215024"/>
    <w:rsid w:val="00215EC7"/>
    <w:rsid w:val="0021612E"/>
    <w:rsid w:val="00216DB1"/>
    <w:rsid w:val="002177B3"/>
    <w:rsid w:val="002207F5"/>
    <w:rsid w:val="002217F3"/>
    <w:rsid w:val="00225416"/>
    <w:rsid w:val="00225D7B"/>
    <w:rsid w:val="00227AEF"/>
    <w:rsid w:val="00227C45"/>
    <w:rsid w:val="00227E7E"/>
    <w:rsid w:val="0023014E"/>
    <w:rsid w:val="00231A4E"/>
    <w:rsid w:val="00232066"/>
    <w:rsid w:val="002323E6"/>
    <w:rsid w:val="002331B8"/>
    <w:rsid w:val="00233D5B"/>
    <w:rsid w:val="002347E4"/>
    <w:rsid w:val="0023778D"/>
    <w:rsid w:val="00237915"/>
    <w:rsid w:val="002404EA"/>
    <w:rsid w:val="00240FB0"/>
    <w:rsid w:val="002410F5"/>
    <w:rsid w:val="00241FBE"/>
    <w:rsid w:val="002468AE"/>
    <w:rsid w:val="00246B73"/>
    <w:rsid w:val="00247154"/>
    <w:rsid w:val="00250090"/>
    <w:rsid w:val="002509AB"/>
    <w:rsid w:val="00250D2F"/>
    <w:rsid w:val="002541B9"/>
    <w:rsid w:val="0025430E"/>
    <w:rsid w:val="002544BC"/>
    <w:rsid w:val="00254DB9"/>
    <w:rsid w:val="0025555C"/>
    <w:rsid w:val="00257B69"/>
    <w:rsid w:val="0026002E"/>
    <w:rsid w:val="00261658"/>
    <w:rsid w:val="002634D4"/>
    <w:rsid w:val="00264058"/>
    <w:rsid w:val="00266A24"/>
    <w:rsid w:val="00270A31"/>
    <w:rsid w:val="002713A6"/>
    <w:rsid w:val="002713EB"/>
    <w:rsid w:val="00273F99"/>
    <w:rsid w:val="00274830"/>
    <w:rsid w:val="00274CA3"/>
    <w:rsid w:val="00274ED1"/>
    <w:rsid w:val="00275D93"/>
    <w:rsid w:val="00275D9D"/>
    <w:rsid w:val="0027620B"/>
    <w:rsid w:val="0027734B"/>
    <w:rsid w:val="00280157"/>
    <w:rsid w:val="00281906"/>
    <w:rsid w:val="00281D1D"/>
    <w:rsid w:val="00282082"/>
    <w:rsid w:val="00282BE1"/>
    <w:rsid w:val="00282D8A"/>
    <w:rsid w:val="00283792"/>
    <w:rsid w:val="00283C4F"/>
    <w:rsid w:val="00286A48"/>
    <w:rsid w:val="002871F5"/>
    <w:rsid w:val="0029100A"/>
    <w:rsid w:val="00291279"/>
    <w:rsid w:val="002921F3"/>
    <w:rsid w:val="00292504"/>
    <w:rsid w:val="0029293B"/>
    <w:rsid w:val="002964A1"/>
    <w:rsid w:val="00296E1D"/>
    <w:rsid w:val="00296F3F"/>
    <w:rsid w:val="002979A1"/>
    <w:rsid w:val="002A04EC"/>
    <w:rsid w:val="002A1A6B"/>
    <w:rsid w:val="002A3F36"/>
    <w:rsid w:val="002A509A"/>
    <w:rsid w:val="002A58B4"/>
    <w:rsid w:val="002A6284"/>
    <w:rsid w:val="002A7C9F"/>
    <w:rsid w:val="002B2951"/>
    <w:rsid w:val="002B42C0"/>
    <w:rsid w:val="002B4DAC"/>
    <w:rsid w:val="002B5FD0"/>
    <w:rsid w:val="002B5FFF"/>
    <w:rsid w:val="002B7152"/>
    <w:rsid w:val="002C1623"/>
    <w:rsid w:val="002C3321"/>
    <w:rsid w:val="002C3ED7"/>
    <w:rsid w:val="002D096A"/>
    <w:rsid w:val="002D2440"/>
    <w:rsid w:val="002D2DB6"/>
    <w:rsid w:val="002D3676"/>
    <w:rsid w:val="002D4E2B"/>
    <w:rsid w:val="002D5AEC"/>
    <w:rsid w:val="002E14DF"/>
    <w:rsid w:val="002E2588"/>
    <w:rsid w:val="002E39FD"/>
    <w:rsid w:val="002E4302"/>
    <w:rsid w:val="002E4661"/>
    <w:rsid w:val="002E62A7"/>
    <w:rsid w:val="002E753A"/>
    <w:rsid w:val="002F0DFA"/>
    <w:rsid w:val="002F161A"/>
    <w:rsid w:val="002F1B3F"/>
    <w:rsid w:val="002F246E"/>
    <w:rsid w:val="002F3699"/>
    <w:rsid w:val="002F37AE"/>
    <w:rsid w:val="0030040C"/>
    <w:rsid w:val="00300523"/>
    <w:rsid w:val="0030145A"/>
    <w:rsid w:val="0030258D"/>
    <w:rsid w:val="003028E9"/>
    <w:rsid w:val="00302D8C"/>
    <w:rsid w:val="00304FBB"/>
    <w:rsid w:val="00305035"/>
    <w:rsid w:val="003051DA"/>
    <w:rsid w:val="003055CA"/>
    <w:rsid w:val="00306331"/>
    <w:rsid w:val="003077CF"/>
    <w:rsid w:val="00314E81"/>
    <w:rsid w:val="00316748"/>
    <w:rsid w:val="0031787F"/>
    <w:rsid w:val="00317912"/>
    <w:rsid w:val="00317A22"/>
    <w:rsid w:val="00317E29"/>
    <w:rsid w:val="0032101F"/>
    <w:rsid w:val="003219FC"/>
    <w:rsid w:val="00324EC7"/>
    <w:rsid w:val="00325905"/>
    <w:rsid w:val="00327190"/>
    <w:rsid w:val="00327FCE"/>
    <w:rsid w:val="003316E4"/>
    <w:rsid w:val="00331A0E"/>
    <w:rsid w:val="003335FC"/>
    <w:rsid w:val="003369FF"/>
    <w:rsid w:val="003416C8"/>
    <w:rsid w:val="00341993"/>
    <w:rsid w:val="00342C67"/>
    <w:rsid w:val="00342CDF"/>
    <w:rsid w:val="00344CD0"/>
    <w:rsid w:val="00344D81"/>
    <w:rsid w:val="0034734E"/>
    <w:rsid w:val="00350273"/>
    <w:rsid w:val="00351683"/>
    <w:rsid w:val="003535D9"/>
    <w:rsid w:val="00354B32"/>
    <w:rsid w:val="00354C71"/>
    <w:rsid w:val="00354CD1"/>
    <w:rsid w:val="003558D3"/>
    <w:rsid w:val="003558D6"/>
    <w:rsid w:val="00356F9A"/>
    <w:rsid w:val="003609CA"/>
    <w:rsid w:val="0036171A"/>
    <w:rsid w:val="003630C4"/>
    <w:rsid w:val="00365A8E"/>
    <w:rsid w:val="00365B13"/>
    <w:rsid w:val="00367E97"/>
    <w:rsid w:val="00370491"/>
    <w:rsid w:val="00371180"/>
    <w:rsid w:val="00371920"/>
    <w:rsid w:val="003721FF"/>
    <w:rsid w:val="003725F7"/>
    <w:rsid w:val="00372A5E"/>
    <w:rsid w:val="00372B96"/>
    <w:rsid w:val="00372BC3"/>
    <w:rsid w:val="00373943"/>
    <w:rsid w:val="00374429"/>
    <w:rsid w:val="00375C03"/>
    <w:rsid w:val="00375E0F"/>
    <w:rsid w:val="00375F29"/>
    <w:rsid w:val="00376A89"/>
    <w:rsid w:val="00381A60"/>
    <w:rsid w:val="00382432"/>
    <w:rsid w:val="003846D2"/>
    <w:rsid w:val="00384D62"/>
    <w:rsid w:val="00390AFF"/>
    <w:rsid w:val="00390C00"/>
    <w:rsid w:val="00390D92"/>
    <w:rsid w:val="00391BD8"/>
    <w:rsid w:val="00392032"/>
    <w:rsid w:val="00393381"/>
    <w:rsid w:val="003961D3"/>
    <w:rsid w:val="0039696D"/>
    <w:rsid w:val="00396D94"/>
    <w:rsid w:val="003A11FC"/>
    <w:rsid w:val="003A2AD4"/>
    <w:rsid w:val="003A2B82"/>
    <w:rsid w:val="003A3320"/>
    <w:rsid w:val="003A365A"/>
    <w:rsid w:val="003A3E19"/>
    <w:rsid w:val="003A5A9D"/>
    <w:rsid w:val="003A6382"/>
    <w:rsid w:val="003B0164"/>
    <w:rsid w:val="003B49AA"/>
    <w:rsid w:val="003B5691"/>
    <w:rsid w:val="003B6093"/>
    <w:rsid w:val="003C0539"/>
    <w:rsid w:val="003C1D81"/>
    <w:rsid w:val="003C202B"/>
    <w:rsid w:val="003C2F30"/>
    <w:rsid w:val="003C32DF"/>
    <w:rsid w:val="003C452E"/>
    <w:rsid w:val="003C5C0B"/>
    <w:rsid w:val="003C638C"/>
    <w:rsid w:val="003C7933"/>
    <w:rsid w:val="003D187A"/>
    <w:rsid w:val="003D1F55"/>
    <w:rsid w:val="003D229D"/>
    <w:rsid w:val="003D26AA"/>
    <w:rsid w:val="003D2ACA"/>
    <w:rsid w:val="003D4F28"/>
    <w:rsid w:val="003D6DB5"/>
    <w:rsid w:val="003D6E2C"/>
    <w:rsid w:val="003D7F22"/>
    <w:rsid w:val="003E1F92"/>
    <w:rsid w:val="003E27BC"/>
    <w:rsid w:val="003E31F9"/>
    <w:rsid w:val="003E335D"/>
    <w:rsid w:val="003E53D8"/>
    <w:rsid w:val="003E576B"/>
    <w:rsid w:val="003E7C57"/>
    <w:rsid w:val="003F1429"/>
    <w:rsid w:val="003F2886"/>
    <w:rsid w:val="003F2BF7"/>
    <w:rsid w:val="003F373B"/>
    <w:rsid w:val="003F3D6C"/>
    <w:rsid w:val="003F6379"/>
    <w:rsid w:val="003F6C2D"/>
    <w:rsid w:val="003F6D6F"/>
    <w:rsid w:val="003F746B"/>
    <w:rsid w:val="003F7555"/>
    <w:rsid w:val="00400244"/>
    <w:rsid w:val="00401022"/>
    <w:rsid w:val="00401C08"/>
    <w:rsid w:val="0040222A"/>
    <w:rsid w:val="00402D8E"/>
    <w:rsid w:val="004042E2"/>
    <w:rsid w:val="004063B8"/>
    <w:rsid w:val="00406AA2"/>
    <w:rsid w:val="00407C0A"/>
    <w:rsid w:val="00410D08"/>
    <w:rsid w:val="00413936"/>
    <w:rsid w:val="00414F53"/>
    <w:rsid w:val="004172D1"/>
    <w:rsid w:val="0042071B"/>
    <w:rsid w:val="004214BC"/>
    <w:rsid w:val="004225A5"/>
    <w:rsid w:val="00424BB0"/>
    <w:rsid w:val="004258E6"/>
    <w:rsid w:val="004267BE"/>
    <w:rsid w:val="004278B6"/>
    <w:rsid w:val="004307F2"/>
    <w:rsid w:val="00432511"/>
    <w:rsid w:val="0043252B"/>
    <w:rsid w:val="00433B20"/>
    <w:rsid w:val="004346E7"/>
    <w:rsid w:val="0043480D"/>
    <w:rsid w:val="00434A6E"/>
    <w:rsid w:val="00434BF9"/>
    <w:rsid w:val="00434CC9"/>
    <w:rsid w:val="00435328"/>
    <w:rsid w:val="004372B9"/>
    <w:rsid w:val="004378AD"/>
    <w:rsid w:val="00437A4D"/>
    <w:rsid w:val="00440345"/>
    <w:rsid w:val="004404C4"/>
    <w:rsid w:val="00442AA3"/>
    <w:rsid w:val="004437DE"/>
    <w:rsid w:val="00444241"/>
    <w:rsid w:val="00446BA6"/>
    <w:rsid w:val="004473F8"/>
    <w:rsid w:val="004503D0"/>
    <w:rsid w:val="0045095E"/>
    <w:rsid w:val="00451C6C"/>
    <w:rsid w:val="00451CE6"/>
    <w:rsid w:val="00451D9F"/>
    <w:rsid w:val="00453D0D"/>
    <w:rsid w:val="00453D7E"/>
    <w:rsid w:val="00454B42"/>
    <w:rsid w:val="0045653A"/>
    <w:rsid w:val="004568F0"/>
    <w:rsid w:val="00456F0E"/>
    <w:rsid w:val="00457332"/>
    <w:rsid w:val="00457E79"/>
    <w:rsid w:val="00461BA6"/>
    <w:rsid w:val="00461F6E"/>
    <w:rsid w:val="00462774"/>
    <w:rsid w:val="00463A00"/>
    <w:rsid w:val="004646CB"/>
    <w:rsid w:val="004647FA"/>
    <w:rsid w:val="00465B02"/>
    <w:rsid w:val="00465D9F"/>
    <w:rsid w:val="004661F4"/>
    <w:rsid w:val="00466B36"/>
    <w:rsid w:val="004675FD"/>
    <w:rsid w:val="0047014E"/>
    <w:rsid w:val="00470705"/>
    <w:rsid w:val="0047170D"/>
    <w:rsid w:val="004722DD"/>
    <w:rsid w:val="0047270E"/>
    <w:rsid w:val="004758F3"/>
    <w:rsid w:val="004768E3"/>
    <w:rsid w:val="004778F1"/>
    <w:rsid w:val="00481A59"/>
    <w:rsid w:val="0048218C"/>
    <w:rsid w:val="00482870"/>
    <w:rsid w:val="00483E6D"/>
    <w:rsid w:val="0048428A"/>
    <w:rsid w:val="00485779"/>
    <w:rsid w:val="004902C6"/>
    <w:rsid w:val="00490ED2"/>
    <w:rsid w:val="004913ED"/>
    <w:rsid w:val="00491420"/>
    <w:rsid w:val="00491749"/>
    <w:rsid w:val="00492686"/>
    <w:rsid w:val="004943BF"/>
    <w:rsid w:val="0049443B"/>
    <w:rsid w:val="004949F8"/>
    <w:rsid w:val="00496F13"/>
    <w:rsid w:val="004972AE"/>
    <w:rsid w:val="004A0C2F"/>
    <w:rsid w:val="004A1D8E"/>
    <w:rsid w:val="004A3A95"/>
    <w:rsid w:val="004A3BB8"/>
    <w:rsid w:val="004A498A"/>
    <w:rsid w:val="004A5732"/>
    <w:rsid w:val="004A7045"/>
    <w:rsid w:val="004B0CAA"/>
    <w:rsid w:val="004B25BD"/>
    <w:rsid w:val="004B6325"/>
    <w:rsid w:val="004B6503"/>
    <w:rsid w:val="004B70B8"/>
    <w:rsid w:val="004C05D3"/>
    <w:rsid w:val="004C0B17"/>
    <w:rsid w:val="004C1081"/>
    <w:rsid w:val="004C2B7B"/>
    <w:rsid w:val="004C2D40"/>
    <w:rsid w:val="004C2DDD"/>
    <w:rsid w:val="004C2FD8"/>
    <w:rsid w:val="004C3852"/>
    <w:rsid w:val="004C39FC"/>
    <w:rsid w:val="004C48DF"/>
    <w:rsid w:val="004C5B2E"/>
    <w:rsid w:val="004D109E"/>
    <w:rsid w:val="004D66B1"/>
    <w:rsid w:val="004D6996"/>
    <w:rsid w:val="004D7E35"/>
    <w:rsid w:val="004E0AEE"/>
    <w:rsid w:val="004E3A08"/>
    <w:rsid w:val="004E3F37"/>
    <w:rsid w:val="004E44DE"/>
    <w:rsid w:val="004E4876"/>
    <w:rsid w:val="004E535A"/>
    <w:rsid w:val="004E5789"/>
    <w:rsid w:val="004E57B0"/>
    <w:rsid w:val="004E5BAE"/>
    <w:rsid w:val="004E5BC1"/>
    <w:rsid w:val="004E6608"/>
    <w:rsid w:val="004F0888"/>
    <w:rsid w:val="004F385E"/>
    <w:rsid w:val="004F4B86"/>
    <w:rsid w:val="004F5319"/>
    <w:rsid w:val="004F76B5"/>
    <w:rsid w:val="004F79B2"/>
    <w:rsid w:val="0050131A"/>
    <w:rsid w:val="0050144B"/>
    <w:rsid w:val="00502A18"/>
    <w:rsid w:val="00502D1C"/>
    <w:rsid w:val="00503BFF"/>
    <w:rsid w:val="00503C7C"/>
    <w:rsid w:val="00505071"/>
    <w:rsid w:val="00506069"/>
    <w:rsid w:val="005061B1"/>
    <w:rsid w:val="00506B32"/>
    <w:rsid w:val="00506D18"/>
    <w:rsid w:val="00507DE7"/>
    <w:rsid w:val="0051084D"/>
    <w:rsid w:val="005118B0"/>
    <w:rsid w:val="00511D68"/>
    <w:rsid w:val="00513A93"/>
    <w:rsid w:val="00514C28"/>
    <w:rsid w:val="00515304"/>
    <w:rsid w:val="00515B1A"/>
    <w:rsid w:val="0052038C"/>
    <w:rsid w:val="00521FC7"/>
    <w:rsid w:val="00522DD4"/>
    <w:rsid w:val="00523B3A"/>
    <w:rsid w:val="00523CF9"/>
    <w:rsid w:val="005256B6"/>
    <w:rsid w:val="005271D6"/>
    <w:rsid w:val="00527724"/>
    <w:rsid w:val="00530630"/>
    <w:rsid w:val="00530B7F"/>
    <w:rsid w:val="00531334"/>
    <w:rsid w:val="005319DB"/>
    <w:rsid w:val="00531A19"/>
    <w:rsid w:val="005324D1"/>
    <w:rsid w:val="00532501"/>
    <w:rsid w:val="00532F4D"/>
    <w:rsid w:val="005332C9"/>
    <w:rsid w:val="00533D9F"/>
    <w:rsid w:val="00533EE6"/>
    <w:rsid w:val="00535477"/>
    <w:rsid w:val="00537168"/>
    <w:rsid w:val="0054011C"/>
    <w:rsid w:val="00543661"/>
    <w:rsid w:val="0054523B"/>
    <w:rsid w:val="00545E8C"/>
    <w:rsid w:val="00546365"/>
    <w:rsid w:val="00547998"/>
    <w:rsid w:val="00550642"/>
    <w:rsid w:val="0055103A"/>
    <w:rsid w:val="00551C63"/>
    <w:rsid w:val="005521BC"/>
    <w:rsid w:val="0055292B"/>
    <w:rsid w:val="00553056"/>
    <w:rsid w:val="005533AA"/>
    <w:rsid w:val="005533D6"/>
    <w:rsid w:val="00554E65"/>
    <w:rsid w:val="00557612"/>
    <w:rsid w:val="00557CCD"/>
    <w:rsid w:val="00560608"/>
    <w:rsid w:val="0056089E"/>
    <w:rsid w:val="005610D8"/>
    <w:rsid w:val="005623A1"/>
    <w:rsid w:val="0056449A"/>
    <w:rsid w:val="005648D2"/>
    <w:rsid w:val="00564B48"/>
    <w:rsid w:val="005650D9"/>
    <w:rsid w:val="005651CD"/>
    <w:rsid w:val="00570FC4"/>
    <w:rsid w:val="00572807"/>
    <w:rsid w:val="00572FAC"/>
    <w:rsid w:val="00575E09"/>
    <w:rsid w:val="00576932"/>
    <w:rsid w:val="005805E5"/>
    <w:rsid w:val="0058161D"/>
    <w:rsid w:val="005817D0"/>
    <w:rsid w:val="00582D70"/>
    <w:rsid w:val="00583978"/>
    <w:rsid w:val="00584595"/>
    <w:rsid w:val="005874A7"/>
    <w:rsid w:val="00587FDC"/>
    <w:rsid w:val="005902EA"/>
    <w:rsid w:val="00590B3B"/>
    <w:rsid w:val="00590BFF"/>
    <w:rsid w:val="00591BDC"/>
    <w:rsid w:val="00593024"/>
    <w:rsid w:val="0059304C"/>
    <w:rsid w:val="00594DD6"/>
    <w:rsid w:val="00594EF9"/>
    <w:rsid w:val="00595FA4"/>
    <w:rsid w:val="00597180"/>
    <w:rsid w:val="005A05C5"/>
    <w:rsid w:val="005A29E8"/>
    <w:rsid w:val="005A2C91"/>
    <w:rsid w:val="005A32DC"/>
    <w:rsid w:val="005A5190"/>
    <w:rsid w:val="005A54FD"/>
    <w:rsid w:val="005A6820"/>
    <w:rsid w:val="005A6AE8"/>
    <w:rsid w:val="005B033A"/>
    <w:rsid w:val="005B131F"/>
    <w:rsid w:val="005B20BF"/>
    <w:rsid w:val="005B40A9"/>
    <w:rsid w:val="005B4F8D"/>
    <w:rsid w:val="005B53F6"/>
    <w:rsid w:val="005B5FDB"/>
    <w:rsid w:val="005B65B3"/>
    <w:rsid w:val="005C02ED"/>
    <w:rsid w:val="005C1543"/>
    <w:rsid w:val="005C1676"/>
    <w:rsid w:val="005C4167"/>
    <w:rsid w:val="005C4369"/>
    <w:rsid w:val="005C45CB"/>
    <w:rsid w:val="005C48E1"/>
    <w:rsid w:val="005C5EB0"/>
    <w:rsid w:val="005C60B9"/>
    <w:rsid w:val="005C7F1D"/>
    <w:rsid w:val="005D0A62"/>
    <w:rsid w:val="005D1056"/>
    <w:rsid w:val="005D159D"/>
    <w:rsid w:val="005D1D59"/>
    <w:rsid w:val="005D2C2F"/>
    <w:rsid w:val="005D40CA"/>
    <w:rsid w:val="005D473D"/>
    <w:rsid w:val="005E0EEF"/>
    <w:rsid w:val="005E1604"/>
    <w:rsid w:val="005E233B"/>
    <w:rsid w:val="005E2D66"/>
    <w:rsid w:val="005E3DA8"/>
    <w:rsid w:val="005E47EA"/>
    <w:rsid w:val="005E4C7C"/>
    <w:rsid w:val="005E5396"/>
    <w:rsid w:val="005F0311"/>
    <w:rsid w:val="005F1E41"/>
    <w:rsid w:val="005F37F8"/>
    <w:rsid w:val="005F569A"/>
    <w:rsid w:val="005F5E32"/>
    <w:rsid w:val="005F5F45"/>
    <w:rsid w:val="005F627E"/>
    <w:rsid w:val="005F791D"/>
    <w:rsid w:val="00602BDE"/>
    <w:rsid w:val="00606987"/>
    <w:rsid w:val="00610843"/>
    <w:rsid w:val="00611C87"/>
    <w:rsid w:val="00612891"/>
    <w:rsid w:val="00612EA6"/>
    <w:rsid w:val="00615F72"/>
    <w:rsid w:val="006162CE"/>
    <w:rsid w:val="0062245A"/>
    <w:rsid w:val="00623024"/>
    <w:rsid w:val="00626729"/>
    <w:rsid w:val="006273FD"/>
    <w:rsid w:val="006310E0"/>
    <w:rsid w:val="006327DD"/>
    <w:rsid w:val="006346D3"/>
    <w:rsid w:val="0063624E"/>
    <w:rsid w:val="00636CFC"/>
    <w:rsid w:val="00637658"/>
    <w:rsid w:val="006401BA"/>
    <w:rsid w:val="00641BA5"/>
    <w:rsid w:val="0064307C"/>
    <w:rsid w:val="00643B67"/>
    <w:rsid w:val="006446E2"/>
    <w:rsid w:val="00645067"/>
    <w:rsid w:val="0065048D"/>
    <w:rsid w:val="00651740"/>
    <w:rsid w:val="00651EB8"/>
    <w:rsid w:val="00652CAE"/>
    <w:rsid w:val="00655E44"/>
    <w:rsid w:val="00656510"/>
    <w:rsid w:val="006611AA"/>
    <w:rsid w:val="00661471"/>
    <w:rsid w:val="00661AB4"/>
    <w:rsid w:val="006632D4"/>
    <w:rsid w:val="00663756"/>
    <w:rsid w:val="00664CF8"/>
    <w:rsid w:val="00665BF7"/>
    <w:rsid w:val="0066761C"/>
    <w:rsid w:val="006706BC"/>
    <w:rsid w:val="00671506"/>
    <w:rsid w:val="00671826"/>
    <w:rsid w:val="00671E74"/>
    <w:rsid w:val="006730A8"/>
    <w:rsid w:val="00674543"/>
    <w:rsid w:val="00674FFA"/>
    <w:rsid w:val="00675FC6"/>
    <w:rsid w:val="00676B51"/>
    <w:rsid w:val="006778A7"/>
    <w:rsid w:val="0068028E"/>
    <w:rsid w:val="0068182A"/>
    <w:rsid w:val="006823EC"/>
    <w:rsid w:val="00682BE2"/>
    <w:rsid w:val="00684090"/>
    <w:rsid w:val="00686073"/>
    <w:rsid w:val="0069378E"/>
    <w:rsid w:val="006944E4"/>
    <w:rsid w:val="00694E8B"/>
    <w:rsid w:val="006955E8"/>
    <w:rsid w:val="00695DAB"/>
    <w:rsid w:val="0069605F"/>
    <w:rsid w:val="0069790E"/>
    <w:rsid w:val="00697944"/>
    <w:rsid w:val="006A0088"/>
    <w:rsid w:val="006A1F43"/>
    <w:rsid w:val="006A3421"/>
    <w:rsid w:val="006A4DEA"/>
    <w:rsid w:val="006A5105"/>
    <w:rsid w:val="006A790B"/>
    <w:rsid w:val="006A7B59"/>
    <w:rsid w:val="006B0A24"/>
    <w:rsid w:val="006B1175"/>
    <w:rsid w:val="006B1400"/>
    <w:rsid w:val="006B4475"/>
    <w:rsid w:val="006B5E1F"/>
    <w:rsid w:val="006C09EB"/>
    <w:rsid w:val="006C14DA"/>
    <w:rsid w:val="006C23D3"/>
    <w:rsid w:val="006C2AF1"/>
    <w:rsid w:val="006C4312"/>
    <w:rsid w:val="006C54ED"/>
    <w:rsid w:val="006C5CB0"/>
    <w:rsid w:val="006C633B"/>
    <w:rsid w:val="006C6B39"/>
    <w:rsid w:val="006C70A0"/>
    <w:rsid w:val="006D09CE"/>
    <w:rsid w:val="006D12BC"/>
    <w:rsid w:val="006D2AAD"/>
    <w:rsid w:val="006D4DB8"/>
    <w:rsid w:val="006D5130"/>
    <w:rsid w:val="006D71C4"/>
    <w:rsid w:val="006D7719"/>
    <w:rsid w:val="006D79CC"/>
    <w:rsid w:val="006E1283"/>
    <w:rsid w:val="006E332A"/>
    <w:rsid w:val="006E5723"/>
    <w:rsid w:val="006E57ED"/>
    <w:rsid w:val="006E5A9E"/>
    <w:rsid w:val="006E63B0"/>
    <w:rsid w:val="006E7998"/>
    <w:rsid w:val="006F11D8"/>
    <w:rsid w:val="006F13BC"/>
    <w:rsid w:val="006F1B6C"/>
    <w:rsid w:val="006F1D07"/>
    <w:rsid w:val="006F536B"/>
    <w:rsid w:val="006F5C81"/>
    <w:rsid w:val="006F5F1C"/>
    <w:rsid w:val="006F626D"/>
    <w:rsid w:val="0070439C"/>
    <w:rsid w:val="00705145"/>
    <w:rsid w:val="0070581D"/>
    <w:rsid w:val="00706C81"/>
    <w:rsid w:val="00710C4E"/>
    <w:rsid w:val="00710DAB"/>
    <w:rsid w:val="00714156"/>
    <w:rsid w:val="0071424F"/>
    <w:rsid w:val="00714858"/>
    <w:rsid w:val="00715E38"/>
    <w:rsid w:val="0071622C"/>
    <w:rsid w:val="00720D70"/>
    <w:rsid w:val="0072159F"/>
    <w:rsid w:val="00721CE9"/>
    <w:rsid w:val="00722C01"/>
    <w:rsid w:val="007232EC"/>
    <w:rsid w:val="00723E5A"/>
    <w:rsid w:val="00724ACB"/>
    <w:rsid w:val="00725068"/>
    <w:rsid w:val="0072578F"/>
    <w:rsid w:val="00726D7F"/>
    <w:rsid w:val="00726FDF"/>
    <w:rsid w:val="007275F9"/>
    <w:rsid w:val="007301EC"/>
    <w:rsid w:val="007302DB"/>
    <w:rsid w:val="0073098F"/>
    <w:rsid w:val="00730AD0"/>
    <w:rsid w:val="00731957"/>
    <w:rsid w:val="00733518"/>
    <w:rsid w:val="00733D99"/>
    <w:rsid w:val="00737AF4"/>
    <w:rsid w:val="00740281"/>
    <w:rsid w:val="00740573"/>
    <w:rsid w:val="0074143B"/>
    <w:rsid w:val="00741504"/>
    <w:rsid w:val="00742F9B"/>
    <w:rsid w:val="00744F61"/>
    <w:rsid w:val="0074589F"/>
    <w:rsid w:val="0074722F"/>
    <w:rsid w:val="00747337"/>
    <w:rsid w:val="00747444"/>
    <w:rsid w:val="0074767E"/>
    <w:rsid w:val="00750588"/>
    <w:rsid w:val="00750C68"/>
    <w:rsid w:val="0075279E"/>
    <w:rsid w:val="0075474D"/>
    <w:rsid w:val="00755D69"/>
    <w:rsid w:val="0075673C"/>
    <w:rsid w:val="00756B9D"/>
    <w:rsid w:val="00756DEB"/>
    <w:rsid w:val="00757417"/>
    <w:rsid w:val="0075776D"/>
    <w:rsid w:val="00757789"/>
    <w:rsid w:val="007605A6"/>
    <w:rsid w:val="007635C3"/>
    <w:rsid w:val="00763C93"/>
    <w:rsid w:val="00764B83"/>
    <w:rsid w:val="00765C17"/>
    <w:rsid w:val="00765EBA"/>
    <w:rsid w:val="00770795"/>
    <w:rsid w:val="00773EE4"/>
    <w:rsid w:val="007761B6"/>
    <w:rsid w:val="00776674"/>
    <w:rsid w:val="00776E25"/>
    <w:rsid w:val="00781650"/>
    <w:rsid w:val="00781785"/>
    <w:rsid w:val="007831D6"/>
    <w:rsid w:val="007870E6"/>
    <w:rsid w:val="007873A4"/>
    <w:rsid w:val="007907D8"/>
    <w:rsid w:val="007911D0"/>
    <w:rsid w:val="00791333"/>
    <w:rsid w:val="0079149E"/>
    <w:rsid w:val="007924E6"/>
    <w:rsid w:val="00792D41"/>
    <w:rsid w:val="00792F60"/>
    <w:rsid w:val="0079331D"/>
    <w:rsid w:val="00795D6F"/>
    <w:rsid w:val="007A0E09"/>
    <w:rsid w:val="007A1794"/>
    <w:rsid w:val="007A351A"/>
    <w:rsid w:val="007A3C35"/>
    <w:rsid w:val="007A4BA3"/>
    <w:rsid w:val="007A68ED"/>
    <w:rsid w:val="007A71EE"/>
    <w:rsid w:val="007A7430"/>
    <w:rsid w:val="007B0363"/>
    <w:rsid w:val="007B0631"/>
    <w:rsid w:val="007B1210"/>
    <w:rsid w:val="007B4241"/>
    <w:rsid w:val="007B678C"/>
    <w:rsid w:val="007B7000"/>
    <w:rsid w:val="007B7FD8"/>
    <w:rsid w:val="007C0D59"/>
    <w:rsid w:val="007C1689"/>
    <w:rsid w:val="007C224E"/>
    <w:rsid w:val="007C2B9D"/>
    <w:rsid w:val="007C353B"/>
    <w:rsid w:val="007C4EA5"/>
    <w:rsid w:val="007C500D"/>
    <w:rsid w:val="007C6D77"/>
    <w:rsid w:val="007C731C"/>
    <w:rsid w:val="007C76EB"/>
    <w:rsid w:val="007D2443"/>
    <w:rsid w:val="007D2ACB"/>
    <w:rsid w:val="007D2B04"/>
    <w:rsid w:val="007D3D0B"/>
    <w:rsid w:val="007D4D21"/>
    <w:rsid w:val="007D5DBA"/>
    <w:rsid w:val="007D6CDF"/>
    <w:rsid w:val="007D7CF4"/>
    <w:rsid w:val="007E3ABC"/>
    <w:rsid w:val="007E4A88"/>
    <w:rsid w:val="007E4AFE"/>
    <w:rsid w:val="007E7435"/>
    <w:rsid w:val="007E7456"/>
    <w:rsid w:val="007E7CA5"/>
    <w:rsid w:val="007F0333"/>
    <w:rsid w:val="007F04F3"/>
    <w:rsid w:val="007F0B4E"/>
    <w:rsid w:val="007F0F9C"/>
    <w:rsid w:val="007F16BA"/>
    <w:rsid w:val="007F19DE"/>
    <w:rsid w:val="007F2DB1"/>
    <w:rsid w:val="007F30FF"/>
    <w:rsid w:val="007F48B7"/>
    <w:rsid w:val="007F598D"/>
    <w:rsid w:val="007F5D72"/>
    <w:rsid w:val="007F7EC2"/>
    <w:rsid w:val="00801F6A"/>
    <w:rsid w:val="00802676"/>
    <w:rsid w:val="0080339F"/>
    <w:rsid w:val="008074CF"/>
    <w:rsid w:val="00810638"/>
    <w:rsid w:val="00810FD3"/>
    <w:rsid w:val="008125B3"/>
    <w:rsid w:val="00813E7D"/>
    <w:rsid w:val="00813FBE"/>
    <w:rsid w:val="008140DD"/>
    <w:rsid w:val="00816362"/>
    <w:rsid w:val="00816576"/>
    <w:rsid w:val="00816611"/>
    <w:rsid w:val="0081762F"/>
    <w:rsid w:val="0082110E"/>
    <w:rsid w:val="0082177F"/>
    <w:rsid w:val="00821931"/>
    <w:rsid w:val="00822A16"/>
    <w:rsid w:val="0082337E"/>
    <w:rsid w:val="00823D1C"/>
    <w:rsid w:val="00824D88"/>
    <w:rsid w:val="00824FDA"/>
    <w:rsid w:val="00825FD2"/>
    <w:rsid w:val="00830E44"/>
    <w:rsid w:val="00831B26"/>
    <w:rsid w:val="008335B4"/>
    <w:rsid w:val="00836031"/>
    <w:rsid w:val="00836A6D"/>
    <w:rsid w:val="00837578"/>
    <w:rsid w:val="008404B6"/>
    <w:rsid w:val="00840866"/>
    <w:rsid w:val="00844599"/>
    <w:rsid w:val="0084466D"/>
    <w:rsid w:val="008457FD"/>
    <w:rsid w:val="00846449"/>
    <w:rsid w:val="008464DD"/>
    <w:rsid w:val="00846516"/>
    <w:rsid w:val="008470C7"/>
    <w:rsid w:val="00847874"/>
    <w:rsid w:val="008502AC"/>
    <w:rsid w:val="008503CB"/>
    <w:rsid w:val="0085144C"/>
    <w:rsid w:val="00851DCC"/>
    <w:rsid w:val="00853F7D"/>
    <w:rsid w:val="0085413F"/>
    <w:rsid w:val="00856193"/>
    <w:rsid w:val="008564B5"/>
    <w:rsid w:val="008565C8"/>
    <w:rsid w:val="00856D73"/>
    <w:rsid w:val="008577FE"/>
    <w:rsid w:val="00857E4A"/>
    <w:rsid w:val="0086185A"/>
    <w:rsid w:val="00863FE6"/>
    <w:rsid w:val="008646C5"/>
    <w:rsid w:val="00864866"/>
    <w:rsid w:val="00865A22"/>
    <w:rsid w:val="00865D88"/>
    <w:rsid w:val="00865DDB"/>
    <w:rsid w:val="00866AA5"/>
    <w:rsid w:val="00867CAB"/>
    <w:rsid w:val="00870094"/>
    <w:rsid w:val="00872763"/>
    <w:rsid w:val="00874474"/>
    <w:rsid w:val="00874494"/>
    <w:rsid w:val="0087547E"/>
    <w:rsid w:val="008757E7"/>
    <w:rsid w:val="00875D5B"/>
    <w:rsid w:val="0087634B"/>
    <w:rsid w:val="0087653D"/>
    <w:rsid w:val="008772E2"/>
    <w:rsid w:val="00880992"/>
    <w:rsid w:val="0088222B"/>
    <w:rsid w:val="008842EF"/>
    <w:rsid w:val="0088434B"/>
    <w:rsid w:val="008859FD"/>
    <w:rsid w:val="00886BFC"/>
    <w:rsid w:val="00886DF9"/>
    <w:rsid w:val="00886EAF"/>
    <w:rsid w:val="00887498"/>
    <w:rsid w:val="00887EF5"/>
    <w:rsid w:val="008902BB"/>
    <w:rsid w:val="00891785"/>
    <w:rsid w:val="00891820"/>
    <w:rsid w:val="00892602"/>
    <w:rsid w:val="008928C8"/>
    <w:rsid w:val="00892AD8"/>
    <w:rsid w:val="00892C24"/>
    <w:rsid w:val="00892D32"/>
    <w:rsid w:val="00894DDE"/>
    <w:rsid w:val="00895511"/>
    <w:rsid w:val="00896169"/>
    <w:rsid w:val="00896421"/>
    <w:rsid w:val="00896FFB"/>
    <w:rsid w:val="00897A94"/>
    <w:rsid w:val="008A0853"/>
    <w:rsid w:val="008A1FCE"/>
    <w:rsid w:val="008A4304"/>
    <w:rsid w:val="008A4F16"/>
    <w:rsid w:val="008A5BE6"/>
    <w:rsid w:val="008A73B6"/>
    <w:rsid w:val="008A7B4D"/>
    <w:rsid w:val="008B09A5"/>
    <w:rsid w:val="008B4F19"/>
    <w:rsid w:val="008B74AF"/>
    <w:rsid w:val="008C18F2"/>
    <w:rsid w:val="008C514C"/>
    <w:rsid w:val="008C530E"/>
    <w:rsid w:val="008C560C"/>
    <w:rsid w:val="008C5E77"/>
    <w:rsid w:val="008C7AC0"/>
    <w:rsid w:val="008D1ADC"/>
    <w:rsid w:val="008D2925"/>
    <w:rsid w:val="008D3A9B"/>
    <w:rsid w:val="008D3B5E"/>
    <w:rsid w:val="008D4C9A"/>
    <w:rsid w:val="008D6201"/>
    <w:rsid w:val="008D62A2"/>
    <w:rsid w:val="008D7AEB"/>
    <w:rsid w:val="008E0E49"/>
    <w:rsid w:val="008E1AB1"/>
    <w:rsid w:val="008E3005"/>
    <w:rsid w:val="008E5729"/>
    <w:rsid w:val="008E6770"/>
    <w:rsid w:val="008E6BFE"/>
    <w:rsid w:val="008E753D"/>
    <w:rsid w:val="008E7CAB"/>
    <w:rsid w:val="008F1EC5"/>
    <w:rsid w:val="008F22F2"/>
    <w:rsid w:val="008F24A2"/>
    <w:rsid w:val="008F25BE"/>
    <w:rsid w:val="008F2620"/>
    <w:rsid w:val="008F3CFF"/>
    <w:rsid w:val="008F4191"/>
    <w:rsid w:val="008F517F"/>
    <w:rsid w:val="008F6ED5"/>
    <w:rsid w:val="008F780E"/>
    <w:rsid w:val="0090008B"/>
    <w:rsid w:val="009004EB"/>
    <w:rsid w:val="009009A9"/>
    <w:rsid w:val="00901694"/>
    <w:rsid w:val="00901C60"/>
    <w:rsid w:val="00902F2C"/>
    <w:rsid w:val="00903067"/>
    <w:rsid w:val="00906383"/>
    <w:rsid w:val="00913B4B"/>
    <w:rsid w:val="00915022"/>
    <w:rsid w:val="00916E69"/>
    <w:rsid w:val="0092175D"/>
    <w:rsid w:val="00922143"/>
    <w:rsid w:val="009224D4"/>
    <w:rsid w:val="00922AB0"/>
    <w:rsid w:val="00923835"/>
    <w:rsid w:val="009239C8"/>
    <w:rsid w:val="00925A0F"/>
    <w:rsid w:val="0092712F"/>
    <w:rsid w:val="00927F7B"/>
    <w:rsid w:val="00930C23"/>
    <w:rsid w:val="00930EBE"/>
    <w:rsid w:val="00931C14"/>
    <w:rsid w:val="00934C39"/>
    <w:rsid w:val="00937CEF"/>
    <w:rsid w:val="00941D50"/>
    <w:rsid w:val="0094246A"/>
    <w:rsid w:val="00943979"/>
    <w:rsid w:val="00944DEA"/>
    <w:rsid w:val="00944F53"/>
    <w:rsid w:val="00945547"/>
    <w:rsid w:val="00946A67"/>
    <w:rsid w:val="00947F6D"/>
    <w:rsid w:val="0095050D"/>
    <w:rsid w:val="0095077B"/>
    <w:rsid w:val="00951948"/>
    <w:rsid w:val="009530E5"/>
    <w:rsid w:val="00955152"/>
    <w:rsid w:val="009556BD"/>
    <w:rsid w:val="009622A3"/>
    <w:rsid w:val="00964716"/>
    <w:rsid w:val="0096502B"/>
    <w:rsid w:val="0096509E"/>
    <w:rsid w:val="00966111"/>
    <w:rsid w:val="00966356"/>
    <w:rsid w:val="0097117A"/>
    <w:rsid w:val="00971D06"/>
    <w:rsid w:val="00971F86"/>
    <w:rsid w:val="00972B63"/>
    <w:rsid w:val="009735A1"/>
    <w:rsid w:val="00973901"/>
    <w:rsid w:val="00974A0E"/>
    <w:rsid w:val="00975678"/>
    <w:rsid w:val="00981434"/>
    <w:rsid w:val="00982AD6"/>
    <w:rsid w:val="0098526F"/>
    <w:rsid w:val="00986BCA"/>
    <w:rsid w:val="0099272B"/>
    <w:rsid w:val="00992ABB"/>
    <w:rsid w:val="009A0687"/>
    <w:rsid w:val="009A13B3"/>
    <w:rsid w:val="009A28A1"/>
    <w:rsid w:val="009A2B86"/>
    <w:rsid w:val="009A550E"/>
    <w:rsid w:val="009A552F"/>
    <w:rsid w:val="009A58CA"/>
    <w:rsid w:val="009A6752"/>
    <w:rsid w:val="009B1E8F"/>
    <w:rsid w:val="009B226A"/>
    <w:rsid w:val="009C0727"/>
    <w:rsid w:val="009C118C"/>
    <w:rsid w:val="009C154B"/>
    <w:rsid w:val="009C1A1C"/>
    <w:rsid w:val="009C2A03"/>
    <w:rsid w:val="009C321F"/>
    <w:rsid w:val="009C3280"/>
    <w:rsid w:val="009C3B14"/>
    <w:rsid w:val="009C3CD8"/>
    <w:rsid w:val="009C3EBA"/>
    <w:rsid w:val="009C43B4"/>
    <w:rsid w:val="009C5B62"/>
    <w:rsid w:val="009C61D3"/>
    <w:rsid w:val="009C6534"/>
    <w:rsid w:val="009C6876"/>
    <w:rsid w:val="009C6E88"/>
    <w:rsid w:val="009C75CB"/>
    <w:rsid w:val="009C7816"/>
    <w:rsid w:val="009D06AC"/>
    <w:rsid w:val="009D0B0E"/>
    <w:rsid w:val="009D0FD9"/>
    <w:rsid w:val="009D12C8"/>
    <w:rsid w:val="009D21A3"/>
    <w:rsid w:val="009D2A37"/>
    <w:rsid w:val="009D383B"/>
    <w:rsid w:val="009D5B9D"/>
    <w:rsid w:val="009D672E"/>
    <w:rsid w:val="009D7490"/>
    <w:rsid w:val="009D7B81"/>
    <w:rsid w:val="009E0A00"/>
    <w:rsid w:val="009E0CBA"/>
    <w:rsid w:val="009E14EC"/>
    <w:rsid w:val="009E2D43"/>
    <w:rsid w:val="009E2F35"/>
    <w:rsid w:val="009E3EDD"/>
    <w:rsid w:val="009E579C"/>
    <w:rsid w:val="009E7A67"/>
    <w:rsid w:val="009F133B"/>
    <w:rsid w:val="009F1E1D"/>
    <w:rsid w:val="009F27AF"/>
    <w:rsid w:val="009F5B5F"/>
    <w:rsid w:val="009F5C8C"/>
    <w:rsid w:val="009F6088"/>
    <w:rsid w:val="00A01AB3"/>
    <w:rsid w:val="00A01CCF"/>
    <w:rsid w:val="00A01E9E"/>
    <w:rsid w:val="00A025CE"/>
    <w:rsid w:val="00A038E9"/>
    <w:rsid w:val="00A03A51"/>
    <w:rsid w:val="00A03DA2"/>
    <w:rsid w:val="00A05578"/>
    <w:rsid w:val="00A061CD"/>
    <w:rsid w:val="00A06BA1"/>
    <w:rsid w:val="00A06FC1"/>
    <w:rsid w:val="00A07ED6"/>
    <w:rsid w:val="00A10E14"/>
    <w:rsid w:val="00A11ED0"/>
    <w:rsid w:val="00A12628"/>
    <w:rsid w:val="00A12CBC"/>
    <w:rsid w:val="00A13950"/>
    <w:rsid w:val="00A14411"/>
    <w:rsid w:val="00A15046"/>
    <w:rsid w:val="00A150A6"/>
    <w:rsid w:val="00A152A4"/>
    <w:rsid w:val="00A15788"/>
    <w:rsid w:val="00A15F3E"/>
    <w:rsid w:val="00A161BD"/>
    <w:rsid w:val="00A1713F"/>
    <w:rsid w:val="00A17E71"/>
    <w:rsid w:val="00A17F40"/>
    <w:rsid w:val="00A2085B"/>
    <w:rsid w:val="00A22C11"/>
    <w:rsid w:val="00A24634"/>
    <w:rsid w:val="00A264CE"/>
    <w:rsid w:val="00A26579"/>
    <w:rsid w:val="00A3264A"/>
    <w:rsid w:val="00A32990"/>
    <w:rsid w:val="00A342BE"/>
    <w:rsid w:val="00A34397"/>
    <w:rsid w:val="00A35FED"/>
    <w:rsid w:val="00A368CC"/>
    <w:rsid w:val="00A36BFE"/>
    <w:rsid w:val="00A373CD"/>
    <w:rsid w:val="00A377CA"/>
    <w:rsid w:val="00A37AFD"/>
    <w:rsid w:val="00A402CA"/>
    <w:rsid w:val="00A40D79"/>
    <w:rsid w:val="00A41E8F"/>
    <w:rsid w:val="00A426A0"/>
    <w:rsid w:val="00A43313"/>
    <w:rsid w:val="00A43C2E"/>
    <w:rsid w:val="00A43EA5"/>
    <w:rsid w:val="00A46652"/>
    <w:rsid w:val="00A4715D"/>
    <w:rsid w:val="00A4796A"/>
    <w:rsid w:val="00A50CD4"/>
    <w:rsid w:val="00A5135C"/>
    <w:rsid w:val="00A520A9"/>
    <w:rsid w:val="00A52937"/>
    <w:rsid w:val="00A53D40"/>
    <w:rsid w:val="00A57413"/>
    <w:rsid w:val="00A6093A"/>
    <w:rsid w:val="00A60F24"/>
    <w:rsid w:val="00A61166"/>
    <w:rsid w:val="00A61CC2"/>
    <w:rsid w:val="00A62E71"/>
    <w:rsid w:val="00A656AC"/>
    <w:rsid w:val="00A66267"/>
    <w:rsid w:val="00A672F4"/>
    <w:rsid w:val="00A67F2E"/>
    <w:rsid w:val="00A67F33"/>
    <w:rsid w:val="00A71409"/>
    <w:rsid w:val="00A71534"/>
    <w:rsid w:val="00A73B7F"/>
    <w:rsid w:val="00A7402A"/>
    <w:rsid w:val="00A7583B"/>
    <w:rsid w:val="00A761C3"/>
    <w:rsid w:val="00A76365"/>
    <w:rsid w:val="00A76669"/>
    <w:rsid w:val="00A76996"/>
    <w:rsid w:val="00A80212"/>
    <w:rsid w:val="00A80C6C"/>
    <w:rsid w:val="00A81236"/>
    <w:rsid w:val="00A820D1"/>
    <w:rsid w:val="00A83A40"/>
    <w:rsid w:val="00A851E8"/>
    <w:rsid w:val="00A8576F"/>
    <w:rsid w:val="00A903AE"/>
    <w:rsid w:val="00A91DE1"/>
    <w:rsid w:val="00A92580"/>
    <w:rsid w:val="00A929BB"/>
    <w:rsid w:val="00A9359C"/>
    <w:rsid w:val="00A93EA9"/>
    <w:rsid w:val="00A94276"/>
    <w:rsid w:val="00A944BE"/>
    <w:rsid w:val="00A958D1"/>
    <w:rsid w:val="00A97A55"/>
    <w:rsid w:val="00AA044C"/>
    <w:rsid w:val="00AA08B7"/>
    <w:rsid w:val="00AA0AE3"/>
    <w:rsid w:val="00AA0C63"/>
    <w:rsid w:val="00AA2722"/>
    <w:rsid w:val="00AA286C"/>
    <w:rsid w:val="00AA4E70"/>
    <w:rsid w:val="00AA6A30"/>
    <w:rsid w:val="00AA6AEC"/>
    <w:rsid w:val="00AA6F67"/>
    <w:rsid w:val="00AA71FB"/>
    <w:rsid w:val="00AA72F5"/>
    <w:rsid w:val="00AA7457"/>
    <w:rsid w:val="00AA7E88"/>
    <w:rsid w:val="00AA7FB7"/>
    <w:rsid w:val="00AB08C7"/>
    <w:rsid w:val="00AB0E49"/>
    <w:rsid w:val="00AB1FCB"/>
    <w:rsid w:val="00AB27AF"/>
    <w:rsid w:val="00AB2EDE"/>
    <w:rsid w:val="00AB30B1"/>
    <w:rsid w:val="00AB3D8B"/>
    <w:rsid w:val="00AB54F7"/>
    <w:rsid w:val="00AB7005"/>
    <w:rsid w:val="00AB79E4"/>
    <w:rsid w:val="00AC03BC"/>
    <w:rsid w:val="00AC0C91"/>
    <w:rsid w:val="00AC2465"/>
    <w:rsid w:val="00AC2B09"/>
    <w:rsid w:val="00AC2FE4"/>
    <w:rsid w:val="00AC49C2"/>
    <w:rsid w:val="00AC4DB0"/>
    <w:rsid w:val="00AC4E5F"/>
    <w:rsid w:val="00AC5212"/>
    <w:rsid w:val="00AC6374"/>
    <w:rsid w:val="00AC6E1C"/>
    <w:rsid w:val="00AC70D6"/>
    <w:rsid w:val="00AC7277"/>
    <w:rsid w:val="00AC72DB"/>
    <w:rsid w:val="00AD0EB0"/>
    <w:rsid w:val="00AD519C"/>
    <w:rsid w:val="00AD596F"/>
    <w:rsid w:val="00AD71FB"/>
    <w:rsid w:val="00AD74D2"/>
    <w:rsid w:val="00AD7D37"/>
    <w:rsid w:val="00AE0C31"/>
    <w:rsid w:val="00AE11D2"/>
    <w:rsid w:val="00AE1362"/>
    <w:rsid w:val="00AE2096"/>
    <w:rsid w:val="00AE36F1"/>
    <w:rsid w:val="00AE3B7F"/>
    <w:rsid w:val="00AE3BCE"/>
    <w:rsid w:val="00AE3E9C"/>
    <w:rsid w:val="00AE402C"/>
    <w:rsid w:val="00AE53BC"/>
    <w:rsid w:val="00AE5703"/>
    <w:rsid w:val="00AE599D"/>
    <w:rsid w:val="00AE74EE"/>
    <w:rsid w:val="00AE7B61"/>
    <w:rsid w:val="00AF1C27"/>
    <w:rsid w:val="00AF256C"/>
    <w:rsid w:val="00AF2F71"/>
    <w:rsid w:val="00AF5277"/>
    <w:rsid w:val="00AF7522"/>
    <w:rsid w:val="00B00931"/>
    <w:rsid w:val="00B03EFB"/>
    <w:rsid w:val="00B04D35"/>
    <w:rsid w:val="00B04F45"/>
    <w:rsid w:val="00B05A51"/>
    <w:rsid w:val="00B10F9B"/>
    <w:rsid w:val="00B11560"/>
    <w:rsid w:val="00B11591"/>
    <w:rsid w:val="00B11AA7"/>
    <w:rsid w:val="00B12239"/>
    <w:rsid w:val="00B1303E"/>
    <w:rsid w:val="00B14456"/>
    <w:rsid w:val="00B14AEC"/>
    <w:rsid w:val="00B14C57"/>
    <w:rsid w:val="00B14EE7"/>
    <w:rsid w:val="00B15EBB"/>
    <w:rsid w:val="00B163DB"/>
    <w:rsid w:val="00B1643A"/>
    <w:rsid w:val="00B17066"/>
    <w:rsid w:val="00B1758E"/>
    <w:rsid w:val="00B17871"/>
    <w:rsid w:val="00B221DD"/>
    <w:rsid w:val="00B22FB9"/>
    <w:rsid w:val="00B23BB3"/>
    <w:rsid w:val="00B253F9"/>
    <w:rsid w:val="00B26494"/>
    <w:rsid w:val="00B279E9"/>
    <w:rsid w:val="00B27AEB"/>
    <w:rsid w:val="00B313D5"/>
    <w:rsid w:val="00B3190B"/>
    <w:rsid w:val="00B32847"/>
    <w:rsid w:val="00B3294F"/>
    <w:rsid w:val="00B3338B"/>
    <w:rsid w:val="00B34EAA"/>
    <w:rsid w:val="00B34F50"/>
    <w:rsid w:val="00B35036"/>
    <w:rsid w:val="00B35F00"/>
    <w:rsid w:val="00B409D9"/>
    <w:rsid w:val="00B4126B"/>
    <w:rsid w:val="00B413F5"/>
    <w:rsid w:val="00B41875"/>
    <w:rsid w:val="00B438D5"/>
    <w:rsid w:val="00B44D00"/>
    <w:rsid w:val="00B45161"/>
    <w:rsid w:val="00B465FA"/>
    <w:rsid w:val="00B4671F"/>
    <w:rsid w:val="00B508E8"/>
    <w:rsid w:val="00B50AA9"/>
    <w:rsid w:val="00B50ECA"/>
    <w:rsid w:val="00B50FF6"/>
    <w:rsid w:val="00B51081"/>
    <w:rsid w:val="00B52C13"/>
    <w:rsid w:val="00B5414F"/>
    <w:rsid w:val="00B5430C"/>
    <w:rsid w:val="00B55105"/>
    <w:rsid w:val="00B55B79"/>
    <w:rsid w:val="00B55D17"/>
    <w:rsid w:val="00B564F3"/>
    <w:rsid w:val="00B56C03"/>
    <w:rsid w:val="00B6139E"/>
    <w:rsid w:val="00B6367E"/>
    <w:rsid w:val="00B64D5E"/>
    <w:rsid w:val="00B6550E"/>
    <w:rsid w:val="00B662F4"/>
    <w:rsid w:val="00B67304"/>
    <w:rsid w:val="00B710E4"/>
    <w:rsid w:val="00B711C6"/>
    <w:rsid w:val="00B725A1"/>
    <w:rsid w:val="00B726CE"/>
    <w:rsid w:val="00B72CC2"/>
    <w:rsid w:val="00B72E4A"/>
    <w:rsid w:val="00B7391A"/>
    <w:rsid w:val="00B74FB4"/>
    <w:rsid w:val="00B7564E"/>
    <w:rsid w:val="00B80108"/>
    <w:rsid w:val="00B8044C"/>
    <w:rsid w:val="00B83481"/>
    <w:rsid w:val="00B85936"/>
    <w:rsid w:val="00B86B1B"/>
    <w:rsid w:val="00B87012"/>
    <w:rsid w:val="00B87349"/>
    <w:rsid w:val="00B874FB"/>
    <w:rsid w:val="00B87E82"/>
    <w:rsid w:val="00B912FD"/>
    <w:rsid w:val="00B9242A"/>
    <w:rsid w:val="00B92BA4"/>
    <w:rsid w:val="00B96249"/>
    <w:rsid w:val="00B96CAD"/>
    <w:rsid w:val="00BA1AC7"/>
    <w:rsid w:val="00BA1E6A"/>
    <w:rsid w:val="00BA3550"/>
    <w:rsid w:val="00BA3B2F"/>
    <w:rsid w:val="00BA42DF"/>
    <w:rsid w:val="00BA5026"/>
    <w:rsid w:val="00BA5177"/>
    <w:rsid w:val="00BA5B60"/>
    <w:rsid w:val="00BA6212"/>
    <w:rsid w:val="00BA6BD9"/>
    <w:rsid w:val="00BA77E7"/>
    <w:rsid w:val="00BA7E7A"/>
    <w:rsid w:val="00BB02BB"/>
    <w:rsid w:val="00BB03BF"/>
    <w:rsid w:val="00BB1ECD"/>
    <w:rsid w:val="00BB2881"/>
    <w:rsid w:val="00BB3746"/>
    <w:rsid w:val="00BB44F1"/>
    <w:rsid w:val="00BB4543"/>
    <w:rsid w:val="00BB5469"/>
    <w:rsid w:val="00BB58AC"/>
    <w:rsid w:val="00BB6A16"/>
    <w:rsid w:val="00BB71FE"/>
    <w:rsid w:val="00BB7E81"/>
    <w:rsid w:val="00BC0B13"/>
    <w:rsid w:val="00BC1026"/>
    <w:rsid w:val="00BC3341"/>
    <w:rsid w:val="00BC3674"/>
    <w:rsid w:val="00BC3BC8"/>
    <w:rsid w:val="00BC5A87"/>
    <w:rsid w:val="00BD0C6D"/>
    <w:rsid w:val="00BD1DF9"/>
    <w:rsid w:val="00BD2FF2"/>
    <w:rsid w:val="00BD3088"/>
    <w:rsid w:val="00BD38B1"/>
    <w:rsid w:val="00BD77C1"/>
    <w:rsid w:val="00BE00F9"/>
    <w:rsid w:val="00BE0BD4"/>
    <w:rsid w:val="00BE4209"/>
    <w:rsid w:val="00BE42AC"/>
    <w:rsid w:val="00BE557B"/>
    <w:rsid w:val="00BE6D65"/>
    <w:rsid w:val="00BF0DBD"/>
    <w:rsid w:val="00BF203B"/>
    <w:rsid w:val="00BF232C"/>
    <w:rsid w:val="00BF2E5A"/>
    <w:rsid w:val="00BF49C8"/>
    <w:rsid w:val="00BF4C89"/>
    <w:rsid w:val="00BF4D3A"/>
    <w:rsid w:val="00BF5796"/>
    <w:rsid w:val="00BF6473"/>
    <w:rsid w:val="00BF74F4"/>
    <w:rsid w:val="00C00441"/>
    <w:rsid w:val="00C02871"/>
    <w:rsid w:val="00C02BFD"/>
    <w:rsid w:val="00C03204"/>
    <w:rsid w:val="00C0360A"/>
    <w:rsid w:val="00C03CC2"/>
    <w:rsid w:val="00C0604B"/>
    <w:rsid w:val="00C07CBD"/>
    <w:rsid w:val="00C111A5"/>
    <w:rsid w:val="00C11F9C"/>
    <w:rsid w:val="00C11FE3"/>
    <w:rsid w:val="00C130F1"/>
    <w:rsid w:val="00C13E99"/>
    <w:rsid w:val="00C158D3"/>
    <w:rsid w:val="00C15C69"/>
    <w:rsid w:val="00C16321"/>
    <w:rsid w:val="00C168DF"/>
    <w:rsid w:val="00C16F3F"/>
    <w:rsid w:val="00C17A22"/>
    <w:rsid w:val="00C20344"/>
    <w:rsid w:val="00C206CA"/>
    <w:rsid w:val="00C22E5E"/>
    <w:rsid w:val="00C24302"/>
    <w:rsid w:val="00C24E89"/>
    <w:rsid w:val="00C25D4C"/>
    <w:rsid w:val="00C264FE"/>
    <w:rsid w:val="00C26754"/>
    <w:rsid w:val="00C274F9"/>
    <w:rsid w:val="00C27B0E"/>
    <w:rsid w:val="00C30BCC"/>
    <w:rsid w:val="00C31CAD"/>
    <w:rsid w:val="00C3249C"/>
    <w:rsid w:val="00C328BE"/>
    <w:rsid w:val="00C3297D"/>
    <w:rsid w:val="00C34A32"/>
    <w:rsid w:val="00C34A90"/>
    <w:rsid w:val="00C366E2"/>
    <w:rsid w:val="00C36EB0"/>
    <w:rsid w:val="00C37325"/>
    <w:rsid w:val="00C40564"/>
    <w:rsid w:val="00C4065C"/>
    <w:rsid w:val="00C40990"/>
    <w:rsid w:val="00C4151D"/>
    <w:rsid w:val="00C416BE"/>
    <w:rsid w:val="00C431A4"/>
    <w:rsid w:val="00C434BD"/>
    <w:rsid w:val="00C437EB"/>
    <w:rsid w:val="00C441E5"/>
    <w:rsid w:val="00C44955"/>
    <w:rsid w:val="00C452E5"/>
    <w:rsid w:val="00C45361"/>
    <w:rsid w:val="00C519BB"/>
    <w:rsid w:val="00C51D9B"/>
    <w:rsid w:val="00C53EAD"/>
    <w:rsid w:val="00C548D2"/>
    <w:rsid w:val="00C5681B"/>
    <w:rsid w:val="00C5696D"/>
    <w:rsid w:val="00C56CE7"/>
    <w:rsid w:val="00C56D2A"/>
    <w:rsid w:val="00C56DCC"/>
    <w:rsid w:val="00C616C6"/>
    <w:rsid w:val="00C6255C"/>
    <w:rsid w:val="00C64288"/>
    <w:rsid w:val="00C64463"/>
    <w:rsid w:val="00C65196"/>
    <w:rsid w:val="00C65341"/>
    <w:rsid w:val="00C65605"/>
    <w:rsid w:val="00C66813"/>
    <w:rsid w:val="00C6740C"/>
    <w:rsid w:val="00C7358A"/>
    <w:rsid w:val="00C7358E"/>
    <w:rsid w:val="00C738B7"/>
    <w:rsid w:val="00C73C40"/>
    <w:rsid w:val="00C73F40"/>
    <w:rsid w:val="00C74B00"/>
    <w:rsid w:val="00C74E71"/>
    <w:rsid w:val="00C75811"/>
    <w:rsid w:val="00C75BA3"/>
    <w:rsid w:val="00C761DD"/>
    <w:rsid w:val="00C76C55"/>
    <w:rsid w:val="00C76D07"/>
    <w:rsid w:val="00C777DA"/>
    <w:rsid w:val="00C812E9"/>
    <w:rsid w:val="00C81950"/>
    <w:rsid w:val="00C83EA3"/>
    <w:rsid w:val="00C86081"/>
    <w:rsid w:val="00C90605"/>
    <w:rsid w:val="00C90A89"/>
    <w:rsid w:val="00C91E9B"/>
    <w:rsid w:val="00C9290D"/>
    <w:rsid w:val="00C9297E"/>
    <w:rsid w:val="00C94DAC"/>
    <w:rsid w:val="00C95734"/>
    <w:rsid w:val="00C966F0"/>
    <w:rsid w:val="00C96B11"/>
    <w:rsid w:val="00C97B68"/>
    <w:rsid w:val="00C97CFC"/>
    <w:rsid w:val="00CA0664"/>
    <w:rsid w:val="00CA1134"/>
    <w:rsid w:val="00CA23F4"/>
    <w:rsid w:val="00CA3430"/>
    <w:rsid w:val="00CA3710"/>
    <w:rsid w:val="00CA41B9"/>
    <w:rsid w:val="00CA4373"/>
    <w:rsid w:val="00CA4843"/>
    <w:rsid w:val="00CA4F74"/>
    <w:rsid w:val="00CA5618"/>
    <w:rsid w:val="00CA5E3E"/>
    <w:rsid w:val="00CA74CC"/>
    <w:rsid w:val="00CB02F8"/>
    <w:rsid w:val="00CB05E7"/>
    <w:rsid w:val="00CB0CC7"/>
    <w:rsid w:val="00CB3183"/>
    <w:rsid w:val="00CB3A0A"/>
    <w:rsid w:val="00CB3E51"/>
    <w:rsid w:val="00CB440C"/>
    <w:rsid w:val="00CB481B"/>
    <w:rsid w:val="00CB5CA0"/>
    <w:rsid w:val="00CB656F"/>
    <w:rsid w:val="00CB7780"/>
    <w:rsid w:val="00CC0047"/>
    <w:rsid w:val="00CC0532"/>
    <w:rsid w:val="00CC2FBF"/>
    <w:rsid w:val="00CD204D"/>
    <w:rsid w:val="00CD5E46"/>
    <w:rsid w:val="00CD663B"/>
    <w:rsid w:val="00CD7995"/>
    <w:rsid w:val="00CD7E39"/>
    <w:rsid w:val="00CE13BA"/>
    <w:rsid w:val="00CE3FDE"/>
    <w:rsid w:val="00CE4CFE"/>
    <w:rsid w:val="00CE5B3C"/>
    <w:rsid w:val="00CF00E7"/>
    <w:rsid w:val="00CF0F68"/>
    <w:rsid w:val="00CF12A8"/>
    <w:rsid w:val="00CF1722"/>
    <w:rsid w:val="00CF2F1E"/>
    <w:rsid w:val="00CF536D"/>
    <w:rsid w:val="00CF5816"/>
    <w:rsid w:val="00CF62EC"/>
    <w:rsid w:val="00CF722A"/>
    <w:rsid w:val="00D00FD4"/>
    <w:rsid w:val="00D017F5"/>
    <w:rsid w:val="00D02DF6"/>
    <w:rsid w:val="00D043D1"/>
    <w:rsid w:val="00D04780"/>
    <w:rsid w:val="00D06C60"/>
    <w:rsid w:val="00D06E75"/>
    <w:rsid w:val="00D10055"/>
    <w:rsid w:val="00D11288"/>
    <w:rsid w:val="00D112E5"/>
    <w:rsid w:val="00D116CD"/>
    <w:rsid w:val="00D119BF"/>
    <w:rsid w:val="00D11EA6"/>
    <w:rsid w:val="00D11EB1"/>
    <w:rsid w:val="00D1299F"/>
    <w:rsid w:val="00D13A81"/>
    <w:rsid w:val="00D14307"/>
    <w:rsid w:val="00D1739D"/>
    <w:rsid w:val="00D17DB9"/>
    <w:rsid w:val="00D17DEF"/>
    <w:rsid w:val="00D204E7"/>
    <w:rsid w:val="00D20C18"/>
    <w:rsid w:val="00D20FE6"/>
    <w:rsid w:val="00D214C6"/>
    <w:rsid w:val="00D24AFD"/>
    <w:rsid w:val="00D25992"/>
    <w:rsid w:val="00D25CD6"/>
    <w:rsid w:val="00D26430"/>
    <w:rsid w:val="00D27C1B"/>
    <w:rsid w:val="00D31EFB"/>
    <w:rsid w:val="00D32365"/>
    <w:rsid w:val="00D33377"/>
    <w:rsid w:val="00D372EC"/>
    <w:rsid w:val="00D40133"/>
    <w:rsid w:val="00D404F7"/>
    <w:rsid w:val="00D40551"/>
    <w:rsid w:val="00D40F19"/>
    <w:rsid w:val="00D43B31"/>
    <w:rsid w:val="00D46F6A"/>
    <w:rsid w:val="00D473E1"/>
    <w:rsid w:val="00D50BFA"/>
    <w:rsid w:val="00D535F1"/>
    <w:rsid w:val="00D54530"/>
    <w:rsid w:val="00D54B78"/>
    <w:rsid w:val="00D573B3"/>
    <w:rsid w:val="00D6123A"/>
    <w:rsid w:val="00D625FE"/>
    <w:rsid w:val="00D62F7B"/>
    <w:rsid w:val="00D65459"/>
    <w:rsid w:val="00D658E9"/>
    <w:rsid w:val="00D70E08"/>
    <w:rsid w:val="00D71EA4"/>
    <w:rsid w:val="00D72C18"/>
    <w:rsid w:val="00D72FA9"/>
    <w:rsid w:val="00D73642"/>
    <w:rsid w:val="00D73892"/>
    <w:rsid w:val="00D74638"/>
    <w:rsid w:val="00D76572"/>
    <w:rsid w:val="00D81D1B"/>
    <w:rsid w:val="00D83054"/>
    <w:rsid w:val="00D83EC8"/>
    <w:rsid w:val="00D841D2"/>
    <w:rsid w:val="00D85A00"/>
    <w:rsid w:val="00D86179"/>
    <w:rsid w:val="00D874BA"/>
    <w:rsid w:val="00D901EA"/>
    <w:rsid w:val="00D9028B"/>
    <w:rsid w:val="00D90A14"/>
    <w:rsid w:val="00D910D0"/>
    <w:rsid w:val="00D93FC3"/>
    <w:rsid w:val="00D94B63"/>
    <w:rsid w:val="00D9769D"/>
    <w:rsid w:val="00DA05D8"/>
    <w:rsid w:val="00DA4050"/>
    <w:rsid w:val="00DA4890"/>
    <w:rsid w:val="00DA51FC"/>
    <w:rsid w:val="00DA5839"/>
    <w:rsid w:val="00DA604B"/>
    <w:rsid w:val="00DA6875"/>
    <w:rsid w:val="00DB0170"/>
    <w:rsid w:val="00DB146A"/>
    <w:rsid w:val="00DB20C8"/>
    <w:rsid w:val="00DB3BD8"/>
    <w:rsid w:val="00DB4A20"/>
    <w:rsid w:val="00DB61D3"/>
    <w:rsid w:val="00DB6585"/>
    <w:rsid w:val="00DB663B"/>
    <w:rsid w:val="00DB6A9E"/>
    <w:rsid w:val="00DB7525"/>
    <w:rsid w:val="00DB7E16"/>
    <w:rsid w:val="00DC172F"/>
    <w:rsid w:val="00DC1DA6"/>
    <w:rsid w:val="00DC2E4F"/>
    <w:rsid w:val="00DC31F7"/>
    <w:rsid w:val="00DC32A0"/>
    <w:rsid w:val="00DC47CA"/>
    <w:rsid w:val="00DC4930"/>
    <w:rsid w:val="00DC4E41"/>
    <w:rsid w:val="00DC53CF"/>
    <w:rsid w:val="00DD013F"/>
    <w:rsid w:val="00DD08C4"/>
    <w:rsid w:val="00DD1A83"/>
    <w:rsid w:val="00DD23EA"/>
    <w:rsid w:val="00DD262D"/>
    <w:rsid w:val="00DD2986"/>
    <w:rsid w:val="00DD3115"/>
    <w:rsid w:val="00DD372B"/>
    <w:rsid w:val="00DD37BA"/>
    <w:rsid w:val="00DD399A"/>
    <w:rsid w:val="00DD399E"/>
    <w:rsid w:val="00DD3FAE"/>
    <w:rsid w:val="00DD47E0"/>
    <w:rsid w:val="00DD49E0"/>
    <w:rsid w:val="00DD511E"/>
    <w:rsid w:val="00DD5579"/>
    <w:rsid w:val="00DD5D34"/>
    <w:rsid w:val="00DD601D"/>
    <w:rsid w:val="00DD60FB"/>
    <w:rsid w:val="00DE0B13"/>
    <w:rsid w:val="00DE128C"/>
    <w:rsid w:val="00DE1902"/>
    <w:rsid w:val="00DE2329"/>
    <w:rsid w:val="00DE4319"/>
    <w:rsid w:val="00DE7AED"/>
    <w:rsid w:val="00DF09DC"/>
    <w:rsid w:val="00DF3D0C"/>
    <w:rsid w:val="00DF3D5D"/>
    <w:rsid w:val="00DF419E"/>
    <w:rsid w:val="00DF4EEF"/>
    <w:rsid w:val="00DF610E"/>
    <w:rsid w:val="00E035F5"/>
    <w:rsid w:val="00E05586"/>
    <w:rsid w:val="00E05B10"/>
    <w:rsid w:val="00E0658D"/>
    <w:rsid w:val="00E1082D"/>
    <w:rsid w:val="00E10E4C"/>
    <w:rsid w:val="00E11973"/>
    <w:rsid w:val="00E120CD"/>
    <w:rsid w:val="00E1231F"/>
    <w:rsid w:val="00E1268A"/>
    <w:rsid w:val="00E21B0A"/>
    <w:rsid w:val="00E22667"/>
    <w:rsid w:val="00E22A91"/>
    <w:rsid w:val="00E24FBB"/>
    <w:rsid w:val="00E27A32"/>
    <w:rsid w:val="00E27C2E"/>
    <w:rsid w:val="00E27E32"/>
    <w:rsid w:val="00E302A9"/>
    <w:rsid w:val="00E30ED8"/>
    <w:rsid w:val="00E3277F"/>
    <w:rsid w:val="00E34E4A"/>
    <w:rsid w:val="00E359E8"/>
    <w:rsid w:val="00E369C1"/>
    <w:rsid w:val="00E36BC3"/>
    <w:rsid w:val="00E3771F"/>
    <w:rsid w:val="00E41FF3"/>
    <w:rsid w:val="00E435E8"/>
    <w:rsid w:val="00E4379C"/>
    <w:rsid w:val="00E44A78"/>
    <w:rsid w:val="00E44FAF"/>
    <w:rsid w:val="00E4530A"/>
    <w:rsid w:val="00E4533A"/>
    <w:rsid w:val="00E46CBF"/>
    <w:rsid w:val="00E53821"/>
    <w:rsid w:val="00E5508B"/>
    <w:rsid w:val="00E55A2C"/>
    <w:rsid w:val="00E55CC3"/>
    <w:rsid w:val="00E569B7"/>
    <w:rsid w:val="00E56A33"/>
    <w:rsid w:val="00E578FB"/>
    <w:rsid w:val="00E61526"/>
    <w:rsid w:val="00E61666"/>
    <w:rsid w:val="00E62700"/>
    <w:rsid w:val="00E63E65"/>
    <w:rsid w:val="00E650BB"/>
    <w:rsid w:val="00E675ED"/>
    <w:rsid w:val="00E67AA4"/>
    <w:rsid w:val="00E70A9D"/>
    <w:rsid w:val="00E7273E"/>
    <w:rsid w:val="00E727C1"/>
    <w:rsid w:val="00E72985"/>
    <w:rsid w:val="00E732E9"/>
    <w:rsid w:val="00E73CA6"/>
    <w:rsid w:val="00E74809"/>
    <w:rsid w:val="00E760C0"/>
    <w:rsid w:val="00E76545"/>
    <w:rsid w:val="00E765BE"/>
    <w:rsid w:val="00E81695"/>
    <w:rsid w:val="00E817FE"/>
    <w:rsid w:val="00E819B0"/>
    <w:rsid w:val="00E83F0F"/>
    <w:rsid w:val="00E8450E"/>
    <w:rsid w:val="00E86B17"/>
    <w:rsid w:val="00E873CE"/>
    <w:rsid w:val="00E928F6"/>
    <w:rsid w:val="00E92ED6"/>
    <w:rsid w:val="00E9300B"/>
    <w:rsid w:val="00E930B3"/>
    <w:rsid w:val="00E9378A"/>
    <w:rsid w:val="00E94913"/>
    <w:rsid w:val="00E96ACC"/>
    <w:rsid w:val="00E97FA4"/>
    <w:rsid w:val="00EA1735"/>
    <w:rsid w:val="00EA182B"/>
    <w:rsid w:val="00EA21A9"/>
    <w:rsid w:val="00EA2306"/>
    <w:rsid w:val="00EA3DC1"/>
    <w:rsid w:val="00EA4BF4"/>
    <w:rsid w:val="00EA4E4E"/>
    <w:rsid w:val="00EA5D3D"/>
    <w:rsid w:val="00EA6701"/>
    <w:rsid w:val="00EB1030"/>
    <w:rsid w:val="00EB1588"/>
    <w:rsid w:val="00EB2598"/>
    <w:rsid w:val="00EB5238"/>
    <w:rsid w:val="00EB73C8"/>
    <w:rsid w:val="00EB7542"/>
    <w:rsid w:val="00EC05AD"/>
    <w:rsid w:val="00EC0E37"/>
    <w:rsid w:val="00EC15DB"/>
    <w:rsid w:val="00EC1A22"/>
    <w:rsid w:val="00EC2193"/>
    <w:rsid w:val="00EC41E4"/>
    <w:rsid w:val="00EC5900"/>
    <w:rsid w:val="00ED052F"/>
    <w:rsid w:val="00ED053D"/>
    <w:rsid w:val="00ED1944"/>
    <w:rsid w:val="00ED1DCF"/>
    <w:rsid w:val="00ED28F4"/>
    <w:rsid w:val="00ED2A79"/>
    <w:rsid w:val="00ED6AD7"/>
    <w:rsid w:val="00ED6B2C"/>
    <w:rsid w:val="00ED6E87"/>
    <w:rsid w:val="00ED761C"/>
    <w:rsid w:val="00EE18BA"/>
    <w:rsid w:val="00EE23BE"/>
    <w:rsid w:val="00EE3118"/>
    <w:rsid w:val="00EE405D"/>
    <w:rsid w:val="00EE4D51"/>
    <w:rsid w:val="00EF08B7"/>
    <w:rsid w:val="00EF2F73"/>
    <w:rsid w:val="00EF6CB8"/>
    <w:rsid w:val="00EF79F7"/>
    <w:rsid w:val="00F002C9"/>
    <w:rsid w:val="00F01543"/>
    <w:rsid w:val="00F02D8E"/>
    <w:rsid w:val="00F03AE4"/>
    <w:rsid w:val="00F04446"/>
    <w:rsid w:val="00F0484D"/>
    <w:rsid w:val="00F04997"/>
    <w:rsid w:val="00F05981"/>
    <w:rsid w:val="00F06C43"/>
    <w:rsid w:val="00F07C98"/>
    <w:rsid w:val="00F1057E"/>
    <w:rsid w:val="00F12DAE"/>
    <w:rsid w:val="00F143E9"/>
    <w:rsid w:val="00F16151"/>
    <w:rsid w:val="00F17BDA"/>
    <w:rsid w:val="00F17DBF"/>
    <w:rsid w:val="00F2111E"/>
    <w:rsid w:val="00F21159"/>
    <w:rsid w:val="00F2124A"/>
    <w:rsid w:val="00F21CE0"/>
    <w:rsid w:val="00F22A21"/>
    <w:rsid w:val="00F23869"/>
    <w:rsid w:val="00F24968"/>
    <w:rsid w:val="00F24CB3"/>
    <w:rsid w:val="00F253AE"/>
    <w:rsid w:val="00F26125"/>
    <w:rsid w:val="00F272A7"/>
    <w:rsid w:val="00F30B99"/>
    <w:rsid w:val="00F311CD"/>
    <w:rsid w:val="00F33FB5"/>
    <w:rsid w:val="00F36A75"/>
    <w:rsid w:val="00F377D5"/>
    <w:rsid w:val="00F41B56"/>
    <w:rsid w:val="00F420DB"/>
    <w:rsid w:val="00F42B23"/>
    <w:rsid w:val="00F449C8"/>
    <w:rsid w:val="00F44E3B"/>
    <w:rsid w:val="00F455A7"/>
    <w:rsid w:val="00F470F2"/>
    <w:rsid w:val="00F519EF"/>
    <w:rsid w:val="00F52CF0"/>
    <w:rsid w:val="00F53DD9"/>
    <w:rsid w:val="00F56169"/>
    <w:rsid w:val="00F56B34"/>
    <w:rsid w:val="00F57FF9"/>
    <w:rsid w:val="00F605B4"/>
    <w:rsid w:val="00F606C7"/>
    <w:rsid w:val="00F608B9"/>
    <w:rsid w:val="00F62810"/>
    <w:rsid w:val="00F62CF9"/>
    <w:rsid w:val="00F62E4C"/>
    <w:rsid w:val="00F636DC"/>
    <w:rsid w:val="00F63765"/>
    <w:rsid w:val="00F63B4A"/>
    <w:rsid w:val="00F6524A"/>
    <w:rsid w:val="00F66225"/>
    <w:rsid w:val="00F66772"/>
    <w:rsid w:val="00F66FC7"/>
    <w:rsid w:val="00F67A07"/>
    <w:rsid w:val="00F72474"/>
    <w:rsid w:val="00F7304C"/>
    <w:rsid w:val="00F7390D"/>
    <w:rsid w:val="00F73C43"/>
    <w:rsid w:val="00F81753"/>
    <w:rsid w:val="00F83995"/>
    <w:rsid w:val="00F83EA2"/>
    <w:rsid w:val="00F849F8"/>
    <w:rsid w:val="00F87FB5"/>
    <w:rsid w:val="00F90E6D"/>
    <w:rsid w:val="00F91AD4"/>
    <w:rsid w:val="00F93611"/>
    <w:rsid w:val="00F966ED"/>
    <w:rsid w:val="00F978ED"/>
    <w:rsid w:val="00F9793D"/>
    <w:rsid w:val="00FA0337"/>
    <w:rsid w:val="00FA0EC5"/>
    <w:rsid w:val="00FA1C15"/>
    <w:rsid w:val="00FA1D96"/>
    <w:rsid w:val="00FA256B"/>
    <w:rsid w:val="00FA40C2"/>
    <w:rsid w:val="00FA4DE6"/>
    <w:rsid w:val="00FA5E43"/>
    <w:rsid w:val="00FA5F21"/>
    <w:rsid w:val="00FA5F50"/>
    <w:rsid w:val="00FA68B4"/>
    <w:rsid w:val="00FA6D3F"/>
    <w:rsid w:val="00FB2AE7"/>
    <w:rsid w:val="00FB2D58"/>
    <w:rsid w:val="00FB3349"/>
    <w:rsid w:val="00FB34B4"/>
    <w:rsid w:val="00FB396C"/>
    <w:rsid w:val="00FB3E81"/>
    <w:rsid w:val="00FB5E4D"/>
    <w:rsid w:val="00FB6D00"/>
    <w:rsid w:val="00FC31D7"/>
    <w:rsid w:val="00FC4326"/>
    <w:rsid w:val="00FC4734"/>
    <w:rsid w:val="00FC52FB"/>
    <w:rsid w:val="00FC7576"/>
    <w:rsid w:val="00FD14AB"/>
    <w:rsid w:val="00FD323B"/>
    <w:rsid w:val="00FD35CA"/>
    <w:rsid w:val="00FD3D3E"/>
    <w:rsid w:val="00FD5069"/>
    <w:rsid w:val="00FD7DFD"/>
    <w:rsid w:val="00FE0B2B"/>
    <w:rsid w:val="00FE1CE7"/>
    <w:rsid w:val="00FE2244"/>
    <w:rsid w:val="00FE4AC0"/>
    <w:rsid w:val="00FE4CBA"/>
    <w:rsid w:val="00FE60BF"/>
    <w:rsid w:val="00FE7C13"/>
    <w:rsid w:val="00FF033E"/>
    <w:rsid w:val="00FF0FC9"/>
    <w:rsid w:val="00FF1556"/>
    <w:rsid w:val="00FF3942"/>
    <w:rsid w:val="00FF4D7A"/>
    <w:rsid w:val="00FF4F3F"/>
    <w:rsid w:val="00FF54BD"/>
    <w:rsid w:val="00FF6AC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DB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FootnoteText">
    <w:name w:val="footnote text"/>
    <w:aliases w:val="Car,F,fn,footnote text,ft,ftft + Underline,Знак1 Знак"/>
    <w:basedOn w:val="Normal"/>
    <w:link w:val="FootnoteTextChar"/>
    <w:qFormat/>
    <w:pPr>
      <w:autoSpaceDE w:val="0"/>
      <w:autoSpaceDN w:val="0"/>
      <w:adjustRightInd w:val="0"/>
      <w:spacing w:after="0" w:line="240" w:lineRule="auto"/>
      <w:jc w:val="both"/>
    </w:pPr>
    <w:rPr>
      <w:rFonts w:ascii="Times New Roman" w:eastAsia="Times New Roman" w:hAnsi="Times New Roman" w:cs="Times New Roman"/>
      <w:sz w:val="20"/>
      <w:szCs w:val="20"/>
      <w:lang w:eastAsia="en-GB"/>
    </w:rPr>
  </w:style>
  <w:style w:type="character" w:customStyle="1" w:styleId="FootnoteTextChar">
    <w:name w:val="Footnote Text Char"/>
    <w:aliases w:val="Car Char,F Char,fn Char,footnote text Char,ft Char,ftft + Underline Char,Знак1 Знак Char"/>
    <w:basedOn w:val="DefaultParagraphFont"/>
    <w:link w:val="FootnoteText"/>
    <w:rPr>
      <w:rFonts w:ascii="Times New Roman" w:eastAsia="Times New Roman" w:hAnsi="Times New Roman" w:cs="Times New Roman"/>
      <w:sz w:val="20"/>
      <w:szCs w:val="20"/>
      <w:lang w:eastAsia="en-GB"/>
    </w:rPr>
  </w:style>
  <w:style w:type="character" w:styleId="FootnoteReference">
    <w:name w:val="footnote reference"/>
    <w:aliases w:val="Style 30,fr"/>
    <w:qFormat/>
    <w:rPr>
      <w:vertAlign w:val="superscript"/>
    </w:r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2">
    <w:name w:val="Body Text 2"/>
    <w:basedOn w:val="Normal"/>
    <w:link w:val="BodyText2Char"/>
    <w:pPr>
      <w:autoSpaceDE w:val="0"/>
      <w:autoSpaceDN w:val="0"/>
      <w:adjustRightInd w:val="0"/>
      <w:spacing w:after="0" w:line="240" w:lineRule="auto"/>
      <w:jc w:val="both"/>
    </w:pPr>
    <w:rPr>
      <w:rFonts w:ascii="Times New Roman" w:eastAsia="Times New Roman" w:hAnsi="Times New Roman" w:cs="Times New Roman"/>
      <w:color w:val="000000"/>
      <w:lang w:eastAsia="en-GB"/>
    </w:rPr>
  </w:style>
  <w:style w:type="character" w:customStyle="1" w:styleId="BodyText2Char">
    <w:name w:val="Body Text 2 Char"/>
    <w:basedOn w:val="DefaultParagraphFont"/>
    <w:link w:val="BodyText2"/>
    <w:rPr>
      <w:rFonts w:ascii="Times New Roman" w:eastAsia="Times New Roman" w:hAnsi="Times New Roman" w:cs="Times New Roman"/>
      <w:color w:val="000000"/>
      <w:lang w:eastAsia="en-GB"/>
    </w:rPr>
  </w:style>
  <w:style w:type="table" w:customStyle="1" w:styleId="GridTable1Light1">
    <w:name w:val="Grid Table 1 Light1"/>
    <w:basedOn w:val="TableNormal"/>
    <w:uiPriority w:val="46"/>
    <w:pPr>
      <w:spacing w:after="0" w:line="240" w:lineRule="auto"/>
    </w:pPr>
    <w:tblPr>
      <w:tblStyleRowBandSize w:val="1"/>
      <w:tblStyleColBandSize w:val="1"/>
      <w:tblBorders>
        <w:top w:val="single" w:sz="4" w:space="0" w:color="52B9F9" w:themeColor="text1" w:themeTint="66"/>
        <w:left w:val="single" w:sz="4" w:space="0" w:color="52B9F9" w:themeColor="text1" w:themeTint="66"/>
        <w:bottom w:val="single" w:sz="4" w:space="0" w:color="52B9F9" w:themeColor="text1" w:themeTint="66"/>
        <w:right w:val="single" w:sz="4" w:space="0" w:color="52B9F9" w:themeColor="text1" w:themeTint="66"/>
        <w:insideH w:val="single" w:sz="4" w:space="0" w:color="52B9F9" w:themeColor="text1" w:themeTint="66"/>
        <w:insideV w:val="single" w:sz="4" w:space="0" w:color="52B9F9" w:themeColor="text1" w:themeTint="66"/>
      </w:tblBorders>
    </w:tblPr>
    <w:tblStylePr w:type="firstRow">
      <w:rPr>
        <w:b/>
        <w:bCs/>
      </w:rPr>
      <w:tblPr/>
      <w:tcPr>
        <w:tcBorders>
          <w:bottom w:val="single" w:sz="12" w:space="0" w:color="0794EB" w:themeColor="text1" w:themeTint="99"/>
        </w:tcBorders>
      </w:tcPr>
    </w:tblStylePr>
    <w:tblStylePr w:type="lastRow">
      <w:rPr>
        <w:b/>
        <w:bCs/>
      </w:rPr>
      <w:tblPr/>
      <w:tcPr>
        <w:tcBorders>
          <w:top w:val="double" w:sz="2" w:space="0" w:color="0794EB"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semiHidden/>
    <w:pPr>
      <w:spacing w:after="0" w:line="240" w:lineRule="auto"/>
    </w:pPr>
  </w:style>
  <w:style w:type="table" w:customStyle="1" w:styleId="PlainTable41">
    <w:name w:val="Plain Table 41"/>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pPr>
      <w:spacing w:after="0" w:line="240" w:lineRule="auto"/>
    </w:pPr>
    <w:tblPr>
      <w:tblStyleRowBandSize w:val="1"/>
      <w:tblStyleColBandSize w:val="1"/>
    </w:tblPr>
    <w:tblStylePr w:type="firstRow">
      <w:rPr>
        <w:b/>
        <w:bCs/>
        <w:caps/>
      </w:rPr>
      <w:tblPr/>
      <w:tcPr>
        <w:tcBorders>
          <w:bottom w:val="single" w:sz="4" w:space="0" w:color="26A8F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26A8F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623024"/>
    <w:rPr>
      <w:color w:val="808080"/>
    </w:rPr>
  </w:style>
  <w:style w:type="paragraph" w:styleId="Caption">
    <w:name w:val="caption"/>
    <w:basedOn w:val="Normal"/>
    <w:next w:val="Normal"/>
    <w:uiPriority w:val="35"/>
    <w:unhideWhenUsed/>
    <w:qFormat/>
    <w:rsid w:val="00554E65"/>
    <w:pPr>
      <w:spacing w:after="200" w:line="240" w:lineRule="auto"/>
    </w:pPr>
    <w:rPr>
      <w:i/>
      <w:iCs/>
      <w:color w:val="45687D" w:themeColor="text2"/>
      <w:sz w:val="18"/>
      <w:szCs w:val="18"/>
    </w:rPr>
  </w:style>
  <w:style w:type="paragraph" w:styleId="EndnoteText">
    <w:name w:val="endnote text"/>
    <w:basedOn w:val="Normal"/>
    <w:link w:val="EndnoteTextChar"/>
    <w:uiPriority w:val="99"/>
    <w:semiHidden/>
    <w:unhideWhenUsed/>
    <w:rsid w:val="008C18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C18F2"/>
    <w:rPr>
      <w:sz w:val="20"/>
      <w:szCs w:val="20"/>
    </w:rPr>
  </w:style>
  <w:style w:type="character" w:styleId="EndnoteReference">
    <w:name w:val="endnote reference"/>
    <w:basedOn w:val="DefaultParagraphFont"/>
    <w:uiPriority w:val="99"/>
    <w:semiHidden/>
    <w:unhideWhenUsed/>
    <w:rsid w:val="008C18F2"/>
    <w:rPr>
      <w:vertAlign w:val="superscript"/>
    </w:rPr>
  </w:style>
  <w:style w:type="paragraph" w:customStyle="1" w:styleId="TSLv3List1">
    <w:name w:val="TS Lv3 List 1"/>
    <w:qFormat/>
    <w:rsid w:val="00B3190B"/>
    <w:pPr>
      <w:numPr>
        <w:numId w:val="1"/>
      </w:numPr>
      <w:spacing w:after="220" w:line="288" w:lineRule="auto"/>
      <w:jc w:val="both"/>
    </w:pPr>
    <w:rPr>
      <w:rFonts w:ascii="Calibri" w:hAnsi="Calibri"/>
    </w:rPr>
  </w:style>
  <w:style w:type="paragraph" w:customStyle="1" w:styleId="MarginText">
    <w:name w:val="Margin Text"/>
    <w:basedOn w:val="Normal"/>
    <w:link w:val="MarginTextChar"/>
    <w:qFormat/>
    <w:rsid w:val="000D4780"/>
    <w:pPr>
      <w:autoSpaceDE w:val="0"/>
      <w:autoSpaceDN w:val="0"/>
      <w:adjustRightInd w:val="0"/>
      <w:spacing w:after="240" w:line="240" w:lineRule="auto"/>
      <w:jc w:val="both"/>
    </w:pPr>
    <w:rPr>
      <w:rFonts w:ascii="Times New Roman" w:eastAsia="STZhongsong" w:hAnsi="Times New Roman" w:cs="Times New Roman"/>
      <w:szCs w:val="20"/>
      <w:lang w:eastAsia="en-GB"/>
    </w:rPr>
  </w:style>
  <w:style w:type="paragraph" w:customStyle="1" w:styleId="FWNL1">
    <w:name w:val="FWN_L1"/>
    <w:basedOn w:val="Normal"/>
    <w:rsid w:val="00DE4319"/>
    <w:pPr>
      <w:numPr>
        <w:numId w:val="2"/>
      </w:numPr>
      <w:spacing w:before="100" w:after="100" w:line="240" w:lineRule="auto"/>
    </w:pPr>
    <w:rPr>
      <w:rFonts w:ascii="Times New Roman" w:eastAsia="Times New Roman" w:hAnsi="Times New Roman" w:cs="Times New Roman"/>
      <w:b/>
      <w:szCs w:val="20"/>
      <w:lang w:val="en-US"/>
    </w:rPr>
  </w:style>
  <w:style w:type="paragraph" w:customStyle="1" w:styleId="FWNL2">
    <w:name w:val="FWN_L2"/>
    <w:basedOn w:val="FWNL1"/>
    <w:rsid w:val="00DE4319"/>
    <w:pPr>
      <w:numPr>
        <w:ilvl w:val="1"/>
      </w:numPr>
      <w:jc w:val="both"/>
    </w:pPr>
    <w:rPr>
      <w:b w:val="0"/>
    </w:rPr>
  </w:style>
  <w:style w:type="paragraph" w:customStyle="1" w:styleId="FWNL3">
    <w:name w:val="FWN_L3"/>
    <w:basedOn w:val="FWNL2"/>
    <w:rsid w:val="00DE4319"/>
    <w:pPr>
      <w:numPr>
        <w:ilvl w:val="2"/>
      </w:numPr>
    </w:pPr>
  </w:style>
  <w:style w:type="paragraph" w:customStyle="1" w:styleId="FWNL4">
    <w:name w:val="FWN_L4"/>
    <w:basedOn w:val="FWNL3"/>
    <w:rsid w:val="00DE4319"/>
    <w:pPr>
      <w:numPr>
        <w:ilvl w:val="3"/>
      </w:numPr>
    </w:pPr>
  </w:style>
  <w:style w:type="paragraph" w:customStyle="1" w:styleId="FWNL5">
    <w:name w:val="FWN_L5"/>
    <w:basedOn w:val="FWNL4"/>
    <w:rsid w:val="00DE4319"/>
    <w:pPr>
      <w:numPr>
        <w:ilvl w:val="4"/>
      </w:numPr>
    </w:pPr>
  </w:style>
  <w:style w:type="paragraph" w:customStyle="1" w:styleId="FWNL6">
    <w:name w:val="FWN_L6"/>
    <w:basedOn w:val="FWNL5"/>
    <w:rsid w:val="00DE4319"/>
    <w:pPr>
      <w:numPr>
        <w:ilvl w:val="5"/>
      </w:numPr>
    </w:pPr>
  </w:style>
  <w:style w:type="paragraph" w:customStyle="1" w:styleId="FWNL7">
    <w:name w:val="FWN_L7"/>
    <w:basedOn w:val="FWNL6"/>
    <w:rsid w:val="00DE4319"/>
    <w:pPr>
      <w:numPr>
        <w:ilvl w:val="6"/>
      </w:numPr>
    </w:pPr>
  </w:style>
  <w:style w:type="character" w:customStyle="1" w:styleId="MarginTextChar">
    <w:name w:val="Margin Text Char"/>
    <w:basedOn w:val="DefaultParagraphFont"/>
    <w:link w:val="MarginText"/>
    <w:rsid w:val="00372BC3"/>
    <w:rPr>
      <w:rFonts w:ascii="Times New Roman" w:eastAsia="STZhongsong" w:hAnsi="Times New Roman" w:cs="Times New Roman"/>
      <w:szCs w:val="20"/>
      <w:lang w:eastAsia="en-GB"/>
    </w:rPr>
  </w:style>
  <w:style w:type="paragraph" w:customStyle="1" w:styleId="DocId">
    <w:name w:val="DocId"/>
    <w:basedOn w:val="Footer"/>
    <w:link w:val="DocIdChar"/>
    <w:rsid w:val="00A94276"/>
    <w:pPr>
      <w:spacing w:before="120" w:after="120"/>
    </w:pPr>
    <w:rPr>
      <w:rFonts w:ascii="Arial" w:eastAsia="Times New Roman" w:hAnsi="Arial" w:cs="Arial"/>
      <w:sz w:val="14"/>
      <w:szCs w:val="18"/>
      <w:lang w:eastAsia="en-GB"/>
    </w:rPr>
  </w:style>
  <w:style w:type="character" w:customStyle="1" w:styleId="DocIdChar">
    <w:name w:val="DocId Char"/>
    <w:basedOn w:val="BodyText2Char"/>
    <w:link w:val="DocId"/>
    <w:rsid w:val="00A94276"/>
    <w:rPr>
      <w:rFonts w:ascii="Arial" w:eastAsia="Times New Roman" w:hAnsi="Arial" w:cs="Arial"/>
      <w:color w:val="000000"/>
      <w:sz w:val="14"/>
      <w:szCs w:val="18"/>
      <w:lang w:eastAsia="en-GB"/>
    </w:rPr>
  </w:style>
  <w:style w:type="paragraph" w:styleId="BodyText">
    <w:name w:val="Body Text"/>
    <w:basedOn w:val="Normal"/>
    <w:link w:val="BodyTextChar"/>
    <w:uiPriority w:val="99"/>
    <w:unhideWhenUsed/>
    <w:rsid w:val="004F0888"/>
    <w:pPr>
      <w:spacing w:after="120"/>
    </w:pPr>
  </w:style>
  <w:style w:type="character" w:customStyle="1" w:styleId="BodyTextChar">
    <w:name w:val="Body Text Char"/>
    <w:basedOn w:val="DefaultParagraphFont"/>
    <w:link w:val="BodyText"/>
    <w:uiPriority w:val="99"/>
    <w:rsid w:val="004F0888"/>
  </w:style>
  <w:style w:type="paragraph" w:styleId="ListBullet">
    <w:name w:val="List Bullet"/>
    <w:basedOn w:val="Normal"/>
    <w:uiPriority w:val="31"/>
    <w:qFormat/>
    <w:rsid w:val="004F0888"/>
    <w:pPr>
      <w:numPr>
        <w:numId w:val="3"/>
      </w:numPr>
      <w:suppressAutoHyphens/>
      <w:spacing w:after="240" w:line="280" w:lineRule="atLeast"/>
      <w:jc w:val="both"/>
    </w:pPr>
    <w:rPr>
      <w:rFonts w:ascii="Calibri" w:eastAsia="Times New Roman" w:hAnsi="Calibri" w:cs="Times New Roman"/>
      <w:sz w:val="24"/>
      <w:szCs w:val="24"/>
      <w:lang w:eastAsia="de-DE"/>
    </w:rPr>
  </w:style>
  <w:style w:type="paragraph" w:customStyle="1" w:styleId="Standard1">
    <w:name w:val="Standard1"/>
    <w:qFormat/>
    <w:rsid w:val="004F0888"/>
    <w:pPr>
      <w:suppressAutoHyphens/>
      <w:spacing w:before="160" w:after="0" w:line="288" w:lineRule="auto"/>
    </w:pPr>
    <w:rPr>
      <w:rFonts w:ascii="Helvetica Neue" w:eastAsia="Arial Unicode MS"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FA7EE25A7B41AAA54890265691CF7B"/>
        <w:category>
          <w:name w:val="General"/>
          <w:gallery w:val="placeholder"/>
        </w:category>
        <w:types>
          <w:type w:val="bbPlcHdr"/>
        </w:types>
        <w:behaviors>
          <w:behavior w:val="content"/>
        </w:behaviors>
        <w:guid w:val="{13E86967-6EE2-4E8E-9BFC-5907AF0E1788}"/>
      </w:docPartPr>
      <w:docPartBody>
        <w:p w:rsidR="00A81236" w:rsidRDefault="00A81236"/>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7B1B" w:rsidRDefault="007B7B1B">
      <w:pPr>
        <w:spacing w:after="0" w:line="240" w:lineRule="auto"/>
      </w:pPr>
      <w:r>
        <w:separator/>
      </w:r>
    </w:p>
  </w:endnote>
  <w:endnote w:type="continuationSeparator" w:id="0">
    <w:p w:rsidR="007B7B1B" w:rsidRDefault="007B7B1B">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TZhongsong">
    <w:charset w:val="86"/>
    <w:family w:val="auto"/>
    <w:pitch w:val="variable"/>
    <w:sig w:usb0="00000287" w:usb1="080F0000" w:usb2="00000010" w:usb3="00000000" w:csb0="0004009F" w:csb1="00000000"/>
  </w:font>
  <w:font w:name="Helvetica Neue">
    <w:altName w:val="Arial"/>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Roboto Light">
    <w:charset w:val="00"/>
    <w:family w:val="auto"/>
    <w:pitch w:val="variable"/>
    <w:sig w:usb0="E0000AFF" w:usb1="5000217F" w:usb2="00000021"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7B1B" w:rsidRDefault="007B7B1B">
      <w:pPr>
        <w:spacing w:after="0" w:line="240" w:lineRule="auto"/>
      </w:pPr>
      <w:r>
        <w:separator/>
      </w:r>
    </w:p>
  </w:footnote>
  <w:footnote w:type="continuationSeparator" w:id="0">
    <w:p w:rsidR="007B7B1B" w:rsidRDefault="007B7B1B">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1C"/>
    <w:rsid w:val="00192950"/>
    <w:rsid w:val="001C5D9F"/>
    <w:rsid w:val="002279D0"/>
    <w:rsid w:val="00341993"/>
    <w:rsid w:val="00467C54"/>
    <w:rsid w:val="00484F4B"/>
    <w:rsid w:val="004A08E6"/>
    <w:rsid w:val="004D109E"/>
    <w:rsid w:val="004D2B81"/>
    <w:rsid w:val="00560C69"/>
    <w:rsid w:val="00671826"/>
    <w:rsid w:val="006E45C0"/>
    <w:rsid w:val="007B7B1B"/>
    <w:rsid w:val="00802676"/>
    <w:rsid w:val="00803A1C"/>
    <w:rsid w:val="00805FFB"/>
    <w:rsid w:val="0085569D"/>
    <w:rsid w:val="00907F01"/>
    <w:rsid w:val="009C5180"/>
    <w:rsid w:val="00A81236"/>
    <w:rsid w:val="00AD38B1"/>
    <w:rsid w:val="00B43C56"/>
    <w:rsid w:val="00C17A22"/>
    <w:rsid w:val="00CF288C"/>
    <w:rsid w:val="00D12441"/>
    <w:rsid w:val="00FC77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3A1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doNotOrganizeInFolder/>
</w:webSettings>
</file>

<file path=word/theme/theme1.xml><?xml version="1.0" encoding="utf-8"?>
<a:theme xmlns:a="http://schemas.openxmlformats.org/drawingml/2006/main" name="Office Theme">
  <a:themeElements>
    <a:clrScheme name="Custom 1">
      <a:dk1>
        <a:srgbClr val="02283F"/>
      </a:dk1>
      <a:lt1>
        <a:sysClr val="window" lastClr="FFFFFF"/>
      </a:lt1>
      <a:dk2>
        <a:srgbClr val="45687D"/>
      </a:dk2>
      <a:lt2>
        <a:srgbClr val="E7E6E6"/>
      </a:lt2>
      <a:accent1>
        <a:srgbClr val="02283F"/>
      </a:accent1>
      <a:accent2>
        <a:srgbClr val="01A6B0"/>
      </a:accent2>
      <a:accent3>
        <a:srgbClr val="45687D"/>
      </a:accent3>
      <a:accent4>
        <a:srgbClr val="829BAC"/>
      </a:accent4>
      <a:accent5>
        <a:srgbClr val="B81384"/>
      </a:accent5>
      <a:accent6>
        <a:srgbClr val="6E1C62"/>
      </a:accent6>
      <a:hlink>
        <a:srgbClr val="B81384"/>
      </a:hlink>
      <a:folHlink>
        <a:srgbClr val="01A6B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360E25-0E32-4967-8677-8975552EDD83}">
  <we:reference id="WA200010453" version="1.0.0.1" store="Omex" storeType="OMEX"/>
  <we:alternateReferences>
    <we:reference id="WA200010453" version="1.0.0.1" store="WA200010453" storeType="OMEX"/>
  </we:alternateReferences>
  <we:properties>
    <we:property name="claude.fileId" value="&quot;bae856c3-9630-48dd-b600-3eaaa4b1f74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DD600-7551-42B2-8F93-C004A94F7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2012</Words>
  <Characters>10847</Characters>
  <Application>Microsoft Office Word</Application>
  <DocSecurity>0</DocSecurity>
  <Lines>285</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2026-10-29T19:11:00Z</dcterms:created>
  <dcterms:modified xsi:type="dcterms:W3CDTF">2026-10-29T19:17:00Z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TEK-CHUNK-1">
    <vt:lpwstr>010021{"F":2,"I":"E1DB-244E-E363-7075"}</vt:lpwstr>
  </property>
</Properties>
</file>